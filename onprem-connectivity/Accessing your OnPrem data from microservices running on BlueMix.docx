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F2F5FE" w14:textId="55810AAF" w:rsidR="00784E28" w:rsidRDefault="0054408F">
      <w:pPr>
        <w:rPr>
          <w:rFonts w:asciiTheme="majorHAnsi" w:eastAsiaTheme="majorEastAsia" w:hAnsiTheme="majorHAnsi" w:cstheme="majorBidi"/>
          <w:b/>
          <w:spacing w:val="-10"/>
          <w:kern w:val="28"/>
          <w:sz w:val="56"/>
          <w:szCs w:val="56"/>
        </w:rPr>
      </w:pPr>
      <w:r w:rsidRPr="0054408F">
        <w:rPr>
          <w:rFonts w:asciiTheme="majorHAnsi" w:eastAsiaTheme="majorEastAsia" w:hAnsiTheme="majorHAnsi" w:cstheme="majorBidi"/>
          <w:b/>
          <w:spacing w:val="-10"/>
          <w:kern w:val="28"/>
          <w:sz w:val="56"/>
          <w:szCs w:val="56"/>
        </w:rPr>
        <w:t>Accessing your On</w:t>
      </w:r>
      <w:r>
        <w:rPr>
          <w:rFonts w:asciiTheme="majorHAnsi" w:eastAsiaTheme="majorEastAsia" w:hAnsiTheme="majorHAnsi" w:cstheme="majorBidi"/>
          <w:b/>
          <w:spacing w:val="-10"/>
          <w:kern w:val="28"/>
          <w:sz w:val="56"/>
          <w:szCs w:val="56"/>
        </w:rPr>
        <w:t xml:space="preserve"> </w:t>
      </w:r>
      <w:r w:rsidRPr="0054408F">
        <w:rPr>
          <w:rFonts w:asciiTheme="majorHAnsi" w:eastAsiaTheme="majorEastAsia" w:hAnsiTheme="majorHAnsi" w:cstheme="majorBidi"/>
          <w:b/>
          <w:spacing w:val="-10"/>
          <w:kern w:val="28"/>
          <w:sz w:val="56"/>
          <w:szCs w:val="56"/>
        </w:rPr>
        <w:t>Prem</w:t>
      </w:r>
      <w:r>
        <w:rPr>
          <w:rFonts w:asciiTheme="majorHAnsi" w:eastAsiaTheme="majorEastAsia" w:hAnsiTheme="majorHAnsi" w:cstheme="majorBidi"/>
          <w:b/>
          <w:spacing w:val="-10"/>
          <w:kern w:val="28"/>
          <w:sz w:val="56"/>
          <w:szCs w:val="56"/>
        </w:rPr>
        <w:t xml:space="preserve">ises </w:t>
      </w:r>
      <w:r w:rsidRPr="0054408F">
        <w:rPr>
          <w:rFonts w:asciiTheme="majorHAnsi" w:eastAsiaTheme="majorEastAsia" w:hAnsiTheme="majorHAnsi" w:cstheme="majorBidi"/>
          <w:b/>
          <w:spacing w:val="-10"/>
          <w:kern w:val="28"/>
          <w:sz w:val="56"/>
          <w:szCs w:val="56"/>
        </w:rPr>
        <w:t xml:space="preserve">data from </w:t>
      </w:r>
      <w:proofErr w:type="spellStart"/>
      <w:r>
        <w:rPr>
          <w:rFonts w:asciiTheme="majorHAnsi" w:eastAsiaTheme="majorEastAsia" w:hAnsiTheme="majorHAnsi" w:cstheme="majorBidi"/>
          <w:b/>
          <w:spacing w:val="-10"/>
          <w:kern w:val="28"/>
          <w:sz w:val="56"/>
          <w:szCs w:val="56"/>
        </w:rPr>
        <w:t>M</w:t>
      </w:r>
      <w:r w:rsidRPr="0054408F">
        <w:rPr>
          <w:rFonts w:asciiTheme="majorHAnsi" w:eastAsiaTheme="majorEastAsia" w:hAnsiTheme="majorHAnsi" w:cstheme="majorBidi"/>
          <w:b/>
          <w:spacing w:val="-10"/>
          <w:kern w:val="28"/>
          <w:sz w:val="56"/>
          <w:szCs w:val="56"/>
        </w:rPr>
        <w:t>icroservices</w:t>
      </w:r>
      <w:proofErr w:type="spellEnd"/>
      <w:r w:rsidRPr="0054408F">
        <w:rPr>
          <w:rFonts w:asciiTheme="majorHAnsi" w:eastAsiaTheme="majorEastAsia" w:hAnsiTheme="majorHAnsi" w:cstheme="majorBidi"/>
          <w:b/>
          <w:spacing w:val="-10"/>
          <w:kern w:val="28"/>
          <w:sz w:val="56"/>
          <w:szCs w:val="56"/>
        </w:rPr>
        <w:t xml:space="preserve"> running on </w:t>
      </w:r>
      <w:r w:rsidR="001C2089">
        <w:rPr>
          <w:rFonts w:asciiTheme="majorHAnsi" w:eastAsiaTheme="majorEastAsia" w:hAnsiTheme="majorHAnsi" w:cstheme="majorBidi"/>
          <w:b/>
          <w:spacing w:val="-10"/>
          <w:kern w:val="28"/>
          <w:sz w:val="56"/>
          <w:szCs w:val="56"/>
        </w:rPr>
        <w:t xml:space="preserve">IBM </w:t>
      </w:r>
      <w:r w:rsidRPr="0054408F">
        <w:rPr>
          <w:rFonts w:asciiTheme="majorHAnsi" w:eastAsiaTheme="majorEastAsia" w:hAnsiTheme="majorHAnsi" w:cstheme="majorBidi"/>
          <w:b/>
          <w:spacing w:val="-10"/>
          <w:kern w:val="28"/>
          <w:sz w:val="56"/>
          <w:szCs w:val="56"/>
        </w:rPr>
        <w:t>Blue</w:t>
      </w:r>
      <w:r w:rsidR="001C2089">
        <w:rPr>
          <w:rFonts w:asciiTheme="majorHAnsi" w:eastAsiaTheme="majorEastAsia" w:hAnsiTheme="majorHAnsi" w:cstheme="majorBidi"/>
          <w:b/>
          <w:spacing w:val="-10"/>
          <w:kern w:val="28"/>
          <w:sz w:val="56"/>
          <w:szCs w:val="56"/>
        </w:rPr>
        <w:t>m</w:t>
      </w:r>
      <w:r w:rsidRPr="0054408F">
        <w:rPr>
          <w:rFonts w:asciiTheme="majorHAnsi" w:eastAsiaTheme="majorEastAsia" w:hAnsiTheme="majorHAnsi" w:cstheme="majorBidi"/>
          <w:b/>
          <w:spacing w:val="-10"/>
          <w:kern w:val="28"/>
          <w:sz w:val="56"/>
          <w:szCs w:val="56"/>
        </w:rPr>
        <w:t>ix</w:t>
      </w:r>
    </w:p>
    <w:p w14:paraId="4F2D691D" w14:textId="77777777" w:rsidR="0054408F" w:rsidRDefault="0054408F"/>
    <w:p w14:paraId="3A4998D9" w14:textId="6AB4FD82" w:rsidR="00EC1957" w:rsidRDefault="00EC1957" w:rsidP="00EC1957">
      <w:pPr>
        <w:pStyle w:val="Heading1"/>
      </w:pPr>
      <w:r w:rsidRPr="00EC1957">
        <w:t xml:space="preserve">Meta Information </w:t>
      </w:r>
    </w:p>
    <w:p w14:paraId="57230E28" w14:textId="4E8A7D06" w:rsidR="00EC1957" w:rsidRPr="00EC1957" w:rsidRDefault="00EC1957" w:rsidP="00EC1957">
      <w:r>
        <w:t>This is information about the entire document.</w:t>
      </w:r>
    </w:p>
    <w:p w14:paraId="464759B7" w14:textId="77777777" w:rsidR="00EC1957" w:rsidRDefault="00EC1957" w:rsidP="00EC1957">
      <w:pPr>
        <w:pStyle w:val="Heading2"/>
      </w:pPr>
    </w:p>
    <w:p w14:paraId="55405C9B" w14:textId="1CE1AE53" w:rsidR="00784E28" w:rsidRPr="00EC1957" w:rsidRDefault="00EB20DF">
      <w:pPr>
        <w:rPr>
          <w:color w:val="808080" w:themeColor="background1" w:themeShade="80"/>
        </w:rPr>
      </w:pPr>
      <w:r>
        <w:rPr>
          <w:b/>
        </w:rPr>
        <w:t>Define the</w:t>
      </w:r>
      <w:r w:rsidR="00784E28" w:rsidRPr="00784E28">
        <w:rPr>
          <w:b/>
        </w:rPr>
        <w:t xml:space="preserve"> audience</w:t>
      </w:r>
      <w:r w:rsidR="00784E28">
        <w:t>:</w:t>
      </w:r>
      <w:r w:rsidR="007B2A4C">
        <w:t xml:space="preserve"> </w:t>
      </w:r>
      <w:r w:rsidR="0054408F">
        <w:rPr>
          <w:color w:val="808080" w:themeColor="background1" w:themeShade="80"/>
        </w:rPr>
        <w:t xml:space="preserve">The document is </w:t>
      </w:r>
      <w:r w:rsidR="00C364EA">
        <w:rPr>
          <w:color w:val="808080" w:themeColor="background1" w:themeShade="80"/>
        </w:rPr>
        <w:t xml:space="preserve">primarily </w:t>
      </w:r>
      <w:r w:rsidR="0054408F">
        <w:rPr>
          <w:color w:val="808080" w:themeColor="background1" w:themeShade="80"/>
        </w:rPr>
        <w:t xml:space="preserve">targeted to application developers and IT architects that are migrating their existing applications to the Cloud, but they are not ready yet for security </w:t>
      </w:r>
      <w:r w:rsidR="00273400">
        <w:rPr>
          <w:color w:val="808080" w:themeColor="background1" w:themeShade="80"/>
        </w:rPr>
        <w:t xml:space="preserve">concerns </w:t>
      </w:r>
      <w:r w:rsidR="0054408F">
        <w:rPr>
          <w:color w:val="808080" w:themeColor="background1" w:themeShade="80"/>
        </w:rPr>
        <w:t>or regulation issues to migrate their data to the cloud.</w:t>
      </w:r>
    </w:p>
    <w:p w14:paraId="0BCF06AE" w14:textId="77777777" w:rsidR="00EC1957" w:rsidRDefault="00EC1957" w:rsidP="00EC1957">
      <w:pPr>
        <w:rPr>
          <w:color w:val="808080" w:themeColor="background1" w:themeShade="80"/>
        </w:rPr>
      </w:pPr>
    </w:p>
    <w:p w14:paraId="20400A1E" w14:textId="6B97B7CE" w:rsidR="00EC1957" w:rsidRDefault="00EC1957" w:rsidP="00EC1957">
      <w:pPr>
        <w:rPr>
          <w:color w:val="808080" w:themeColor="background1" w:themeShade="80"/>
        </w:rPr>
      </w:pPr>
      <w:r>
        <w:rPr>
          <w:b/>
        </w:rPr>
        <w:t>Title</w:t>
      </w:r>
      <w:r w:rsidRPr="00784E28">
        <w:rPr>
          <w:b/>
        </w:rPr>
        <w:t xml:space="preserve">: </w:t>
      </w:r>
      <w:r w:rsidR="005F774B">
        <w:rPr>
          <w:color w:val="808080" w:themeColor="background1" w:themeShade="80"/>
        </w:rPr>
        <w:t xml:space="preserve">Securely and Reliably expose your Data to Cloud Application in a </w:t>
      </w:r>
      <w:proofErr w:type="spellStart"/>
      <w:r w:rsidR="005F774B">
        <w:rPr>
          <w:color w:val="808080" w:themeColor="background1" w:themeShade="80"/>
        </w:rPr>
        <w:t>Microservice</w:t>
      </w:r>
      <w:proofErr w:type="spellEnd"/>
      <w:r w:rsidR="005F774B">
        <w:rPr>
          <w:color w:val="808080" w:themeColor="background1" w:themeShade="80"/>
        </w:rPr>
        <w:t xml:space="preserve"> based Architecture</w:t>
      </w:r>
    </w:p>
    <w:p w14:paraId="732C769B" w14:textId="77777777" w:rsidR="00EC1957" w:rsidRDefault="00EC1957"/>
    <w:p w14:paraId="271D75F0" w14:textId="23ECFCFF" w:rsidR="00533068" w:rsidRDefault="00EB20DF">
      <w:pPr>
        <w:rPr>
          <w:color w:val="808080" w:themeColor="background1" w:themeShade="80"/>
        </w:rPr>
      </w:pPr>
      <w:r>
        <w:rPr>
          <w:b/>
        </w:rPr>
        <w:t xml:space="preserve">Define </w:t>
      </w:r>
      <w:r w:rsidR="00784E28" w:rsidRPr="00784E28">
        <w:rPr>
          <w:b/>
        </w:rPr>
        <w:t xml:space="preserve">intended results: </w:t>
      </w:r>
      <w:r w:rsidR="00533068">
        <w:rPr>
          <w:color w:val="808080" w:themeColor="background1" w:themeShade="80"/>
        </w:rPr>
        <w:t xml:space="preserve">Learn about possible options to expose data hosted in </w:t>
      </w:r>
      <w:r w:rsidR="00D02CC1">
        <w:rPr>
          <w:color w:val="808080" w:themeColor="background1" w:themeShade="80"/>
        </w:rPr>
        <w:t>an</w:t>
      </w:r>
      <w:r w:rsidR="00533068">
        <w:rPr>
          <w:color w:val="808080" w:themeColor="background1" w:themeShade="80"/>
        </w:rPr>
        <w:t xml:space="preserve"> On Premises SQL database though </w:t>
      </w:r>
      <w:proofErr w:type="spellStart"/>
      <w:r w:rsidR="00533068">
        <w:rPr>
          <w:color w:val="808080" w:themeColor="background1" w:themeShade="80"/>
        </w:rPr>
        <w:t>Microservices</w:t>
      </w:r>
      <w:proofErr w:type="spellEnd"/>
      <w:r w:rsidR="00533068">
        <w:rPr>
          <w:color w:val="808080" w:themeColor="background1" w:themeShade="80"/>
        </w:rPr>
        <w:t xml:space="preserve"> running on </w:t>
      </w:r>
      <w:proofErr w:type="spellStart"/>
      <w:r w:rsidR="001C2089">
        <w:rPr>
          <w:color w:val="808080" w:themeColor="background1" w:themeShade="80"/>
        </w:rPr>
        <w:t>Bluemix</w:t>
      </w:r>
      <w:proofErr w:type="spellEnd"/>
      <w:r w:rsidR="00533068">
        <w:rPr>
          <w:color w:val="808080" w:themeColor="background1" w:themeShade="80"/>
        </w:rPr>
        <w:t>.</w:t>
      </w:r>
    </w:p>
    <w:p w14:paraId="43B5AC2B" w14:textId="77777777" w:rsidR="00533068" w:rsidRDefault="00533068">
      <w:pPr>
        <w:rPr>
          <w:color w:val="808080" w:themeColor="background1" w:themeShade="80"/>
        </w:rPr>
      </w:pPr>
    </w:p>
    <w:p w14:paraId="212D840C" w14:textId="001067C8" w:rsidR="004A17FC" w:rsidRDefault="007922DD">
      <w:pPr>
        <w:rPr>
          <w:color w:val="808080" w:themeColor="background1" w:themeShade="80"/>
        </w:rPr>
      </w:pPr>
      <w:r>
        <w:rPr>
          <w:color w:val="808080" w:themeColor="background1" w:themeShade="80"/>
        </w:rPr>
        <w:t>Address questions are:</w:t>
      </w:r>
    </w:p>
    <w:p w14:paraId="51C3E830" w14:textId="77777777" w:rsidR="00533068" w:rsidRDefault="00533068">
      <w:pPr>
        <w:rPr>
          <w:color w:val="808080" w:themeColor="background1" w:themeShade="80"/>
        </w:rPr>
      </w:pPr>
    </w:p>
    <w:p w14:paraId="0288A906" w14:textId="3F972C97" w:rsidR="00533068" w:rsidRPr="00533068" w:rsidRDefault="005F774B" w:rsidP="00533068">
      <w:pPr>
        <w:pStyle w:val="ListParagraph"/>
        <w:numPr>
          <w:ilvl w:val="0"/>
          <w:numId w:val="2"/>
        </w:numPr>
        <w:rPr>
          <w:color w:val="808080" w:themeColor="background1" w:themeShade="80"/>
        </w:rPr>
      </w:pPr>
      <w:r w:rsidRPr="005F774B">
        <w:rPr>
          <w:color w:val="808080" w:themeColor="background1" w:themeShade="80"/>
        </w:rPr>
        <w:t xml:space="preserve">How do I connect a </w:t>
      </w:r>
      <w:proofErr w:type="spellStart"/>
      <w:r w:rsidRPr="005F774B">
        <w:rPr>
          <w:color w:val="808080" w:themeColor="background1" w:themeShade="80"/>
        </w:rPr>
        <w:t>Microservice</w:t>
      </w:r>
      <w:proofErr w:type="spellEnd"/>
      <w:r w:rsidRPr="005F774B">
        <w:rPr>
          <w:color w:val="808080" w:themeColor="background1" w:themeShade="80"/>
        </w:rPr>
        <w:t xml:space="preserve"> running on </w:t>
      </w:r>
      <w:proofErr w:type="spellStart"/>
      <w:r w:rsidR="001C2089">
        <w:rPr>
          <w:color w:val="808080" w:themeColor="background1" w:themeShade="80"/>
        </w:rPr>
        <w:t>Bluemix</w:t>
      </w:r>
      <w:proofErr w:type="spellEnd"/>
      <w:r w:rsidRPr="005F774B">
        <w:rPr>
          <w:color w:val="808080" w:themeColor="background1" w:themeShade="80"/>
        </w:rPr>
        <w:t xml:space="preserve"> to a SQL DB located in my On</w:t>
      </w:r>
      <w:r w:rsidR="00D02CC1">
        <w:rPr>
          <w:color w:val="808080" w:themeColor="background1" w:themeShade="80"/>
        </w:rPr>
        <w:t xml:space="preserve"> </w:t>
      </w:r>
      <w:r w:rsidRPr="005F774B">
        <w:rPr>
          <w:color w:val="808080" w:themeColor="background1" w:themeShade="80"/>
        </w:rPr>
        <w:t>Premises datacenter using a VPN Connection</w:t>
      </w:r>
      <w:r>
        <w:rPr>
          <w:color w:val="808080" w:themeColor="background1" w:themeShade="80"/>
        </w:rPr>
        <w:t>?</w:t>
      </w:r>
    </w:p>
    <w:p w14:paraId="6B5CC810" w14:textId="15439FA5" w:rsidR="005F774B" w:rsidRPr="005F774B" w:rsidRDefault="00533068" w:rsidP="005F774B">
      <w:pPr>
        <w:pStyle w:val="ListParagraph"/>
        <w:numPr>
          <w:ilvl w:val="0"/>
          <w:numId w:val="2"/>
        </w:numPr>
        <w:rPr>
          <w:color w:val="808080" w:themeColor="background1" w:themeShade="80"/>
        </w:rPr>
      </w:pPr>
      <w:r w:rsidRPr="00533068">
        <w:rPr>
          <w:color w:val="808080" w:themeColor="background1" w:themeShade="80"/>
        </w:rPr>
        <w:t xml:space="preserve">How do I connect a </w:t>
      </w:r>
      <w:proofErr w:type="spellStart"/>
      <w:r w:rsidRPr="00533068">
        <w:rPr>
          <w:color w:val="808080" w:themeColor="background1" w:themeShade="80"/>
        </w:rPr>
        <w:t>Microservice</w:t>
      </w:r>
      <w:proofErr w:type="spellEnd"/>
      <w:r w:rsidRPr="00533068">
        <w:rPr>
          <w:color w:val="808080" w:themeColor="background1" w:themeShade="80"/>
        </w:rPr>
        <w:t xml:space="preserve"> running on </w:t>
      </w:r>
      <w:proofErr w:type="spellStart"/>
      <w:r w:rsidR="001C2089">
        <w:rPr>
          <w:color w:val="808080" w:themeColor="background1" w:themeShade="80"/>
        </w:rPr>
        <w:t>Bluemix</w:t>
      </w:r>
      <w:proofErr w:type="spellEnd"/>
      <w:r w:rsidRPr="00533068">
        <w:rPr>
          <w:color w:val="808080" w:themeColor="background1" w:themeShade="80"/>
        </w:rPr>
        <w:t xml:space="preserve"> to a SQL DB located in my On</w:t>
      </w:r>
      <w:r w:rsidR="00D02CC1">
        <w:rPr>
          <w:color w:val="808080" w:themeColor="background1" w:themeShade="80"/>
        </w:rPr>
        <w:t xml:space="preserve"> </w:t>
      </w:r>
      <w:r w:rsidRPr="00533068">
        <w:rPr>
          <w:color w:val="808080" w:themeColor="background1" w:themeShade="80"/>
        </w:rPr>
        <w:t>Premises datacenter using the Secure Gateway?</w:t>
      </w:r>
    </w:p>
    <w:p w14:paraId="22C69F29" w14:textId="77777777" w:rsidR="00EC1957" w:rsidRDefault="00EC1957">
      <w:pPr>
        <w:rPr>
          <w:color w:val="808080" w:themeColor="background1" w:themeShade="80"/>
        </w:rPr>
      </w:pPr>
    </w:p>
    <w:p w14:paraId="38D4A869" w14:textId="3D60C21C" w:rsidR="00EC1957" w:rsidRPr="00C54C87" w:rsidRDefault="00EC1957">
      <w:pPr>
        <w:rPr>
          <w:color w:val="808080" w:themeColor="background1" w:themeShade="80"/>
          <w:lang w:val="it-IT"/>
        </w:rPr>
      </w:pPr>
      <w:r w:rsidRPr="00C54C87">
        <w:rPr>
          <w:b/>
          <w:lang w:val="it-IT"/>
        </w:rPr>
        <w:t>Author</w:t>
      </w:r>
      <w:r w:rsidR="00533068" w:rsidRPr="00C54C87">
        <w:rPr>
          <w:b/>
          <w:lang w:val="it-IT"/>
        </w:rPr>
        <w:t>s</w:t>
      </w:r>
      <w:r w:rsidRPr="00C54C87">
        <w:rPr>
          <w:b/>
          <w:lang w:val="it-IT"/>
        </w:rPr>
        <w:t xml:space="preserve">: </w:t>
      </w:r>
      <w:r w:rsidR="005F774B" w:rsidRPr="00C54C87">
        <w:rPr>
          <w:color w:val="808080" w:themeColor="background1" w:themeShade="80"/>
          <w:lang w:val="it-IT"/>
        </w:rPr>
        <w:t>Kyle Brown,  Arcangelo Di Balsamo, Satya Sreenivas</w:t>
      </w:r>
      <w:r w:rsidR="001C2089">
        <w:rPr>
          <w:color w:val="808080" w:themeColor="background1" w:themeShade="80"/>
          <w:lang w:val="it-IT"/>
        </w:rPr>
        <w:t>, Federico Spiti</w:t>
      </w:r>
    </w:p>
    <w:p w14:paraId="2500A6FF" w14:textId="77777777" w:rsidR="002667D3" w:rsidRPr="00C54C87" w:rsidRDefault="002667D3">
      <w:pPr>
        <w:rPr>
          <w:color w:val="808080" w:themeColor="background1" w:themeShade="80"/>
          <w:lang w:val="it-IT"/>
        </w:rPr>
      </w:pPr>
    </w:p>
    <w:p w14:paraId="251343F4" w14:textId="44038749" w:rsidR="002667D3" w:rsidRDefault="002667D3">
      <w:pPr>
        <w:rPr>
          <w:color w:val="808080" w:themeColor="background1" w:themeShade="80"/>
        </w:rPr>
      </w:pPr>
      <w:r w:rsidRPr="002667D3">
        <w:rPr>
          <w:b/>
        </w:rPr>
        <w:t>Keywords</w:t>
      </w:r>
      <w:r>
        <w:rPr>
          <w:color w:val="808080" w:themeColor="background1" w:themeShade="80"/>
        </w:rPr>
        <w:t xml:space="preserve">: </w:t>
      </w:r>
      <w:proofErr w:type="spellStart"/>
      <w:r w:rsidR="001C2089">
        <w:rPr>
          <w:color w:val="808080" w:themeColor="background1" w:themeShade="80"/>
        </w:rPr>
        <w:t>Bluemix</w:t>
      </w:r>
      <w:proofErr w:type="spellEnd"/>
      <w:r w:rsidR="001C2089">
        <w:rPr>
          <w:color w:val="808080" w:themeColor="background1" w:themeShade="80"/>
        </w:rPr>
        <w:t xml:space="preserve">, </w:t>
      </w:r>
      <w:r w:rsidR="005F774B">
        <w:rPr>
          <w:color w:val="808080" w:themeColor="background1" w:themeShade="80"/>
        </w:rPr>
        <w:t xml:space="preserve">Hybrid, </w:t>
      </w:r>
      <w:proofErr w:type="spellStart"/>
      <w:r w:rsidR="005F774B">
        <w:rPr>
          <w:color w:val="808080" w:themeColor="background1" w:themeShade="80"/>
        </w:rPr>
        <w:t>Microservice</w:t>
      </w:r>
      <w:proofErr w:type="spellEnd"/>
      <w:r w:rsidR="005F774B">
        <w:rPr>
          <w:color w:val="808080" w:themeColor="background1" w:themeShade="80"/>
        </w:rPr>
        <w:t>, Database, SQL, VPN, Secure Gateway, On Premises</w:t>
      </w:r>
    </w:p>
    <w:p w14:paraId="3AD1BB06" w14:textId="77777777" w:rsidR="004A17FC" w:rsidRDefault="004A17FC">
      <w:pPr>
        <w:rPr>
          <w:color w:val="808080" w:themeColor="background1" w:themeShade="80"/>
        </w:rPr>
      </w:pPr>
    </w:p>
    <w:p w14:paraId="6CDF3E43" w14:textId="77777777" w:rsidR="0059070B" w:rsidRDefault="0059070B">
      <w:pPr>
        <w:rPr>
          <w:color w:val="808080" w:themeColor="background1" w:themeShade="80"/>
        </w:rPr>
      </w:pPr>
    </w:p>
    <w:p w14:paraId="6AB105C2" w14:textId="77777777" w:rsidR="0059070B" w:rsidRDefault="0059070B">
      <w:pPr>
        <w:rPr>
          <w:b/>
          <w:color w:val="4F81BD" w:themeColor="accent1"/>
          <w:sz w:val="40"/>
          <w:szCs w:val="40"/>
        </w:rPr>
      </w:pPr>
      <w:r>
        <w:br w:type="page"/>
      </w:r>
    </w:p>
    <w:p w14:paraId="11ABE7CB" w14:textId="4B64878D" w:rsidR="00EC1957" w:rsidRDefault="00EC1957" w:rsidP="00EC1957">
      <w:pPr>
        <w:pStyle w:val="Heading1"/>
      </w:pPr>
      <w:r>
        <w:lastRenderedPageBreak/>
        <w:t>Document structure and content</w:t>
      </w:r>
    </w:p>
    <w:p w14:paraId="0AE81D08" w14:textId="77777777" w:rsidR="00EC1957" w:rsidRPr="00EC1957" w:rsidRDefault="00EC1957" w:rsidP="00EC1957"/>
    <w:p w14:paraId="1B00B6E4" w14:textId="77777777" w:rsidR="007B2A4C" w:rsidRDefault="007B2A4C" w:rsidP="00EC1957">
      <w:pPr>
        <w:pStyle w:val="Heading2"/>
      </w:pPr>
      <w:r w:rsidRPr="007B2A4C">
        <w:t>Overview</w:t>
      </w:r>
    </w:p>
    <w:p w14:paraId="3F670482" w14:textId="77777777" w:rsidR="00AC149D" w:rsidRDefault="00AC149D">
      <w:pPr>
        <w:rPr>
          <w:color w:val="808080" w:themeColor="background1" w:themeShade="80"/>
        </w:rPr>
      </w:pPr>
    </w:p>
    <w:p w14:paraId="6FB6139C" w14:textId="783AA93E" w:rsidR="007922DD" w:rsidRDefault="007922DD">
      <w:pPr>
        <w:rPr>
          <w:color w:val="808080" w:themeColor="background1" w:themeShade="80"/>
        </w:rPr>
      </w:pPr>
      <w:r>
        <w:rPr>
          <w:color w:val="808080" w:themeColor="background1" w:themeShade="80"/>
        </w:rPr>
        <w:t xml:space="preserve">IBM </w:t>
      </w:r>
      <w:r w:rsidR="001C2089">
        <w:rPr>
          <w:color w:val="808080" w:themeColor="background1" w:themeShade="80"/>
        </w:rPr>
        <w:t>Bluemix</w:t>
      </w:r>
      <w:r>
        <w:rPr>
          <w:color w:val="808080" w:themeColor="background1" w:themeShade="80"/>
        </w:rPr>
        <w:t xml:space="preserve"> offers tremendous opportunities to create Internet scale applications with first class security</w:t>
      </w:r>
      <w:r w:rsidR="009E125D">
        <w:rPr>
          <w:color w:val="808080" w:themeColor="background1" w:themeShade="80"/>
        </w:rPr>
        <w:t>. B</w:t>
      </w:r>
      <w:r>
        <w:rPr>
          <w:color w:val="808080" w:themeColor="background1" w:themeShade="80"/>
        </w:rPr>
        <w:t xml:space="preserve">oth implementation and operational costs </w:t>
      </w:r>
      <w:r w:rsidR="009E125D">
        <w:rPr>
          <w:color w:val="808080" w:themeColor="background1" w:themeShade="80"/>
        </w:rPr>
        <w:t xml:space="preserve">are </w:t>
      </w:r>
      <w:r>
        <w:rPr>
          <w:color w:val="808080" w:themeColor="background1" w:themeShade="80"/>
        </w:rPr>
        <w:t xml:space="preserve">much lower than in </w:t>
      </w:r>
      <w:r w:rsidR="00C364EA">
        <w:rPr>
          <w:color w:val="808080" w:themeColor="background1" w:themeShade="80"/>
        </w:rPr>
        <w:t xml:space="preserve">traditional </w:t>
      </w:r>
      <w:proofErr w:type="spellStart"/>
      <w:r w:rsidR="00C364EA">
        <w:rPr>
          <w:color w:val="808080" w:themeColor="background1" w:themeShade="80"/>
        </w:rPr>
        <w:t>on-premise</w:t>
      </w:r>
      <w:proofErr w:type="spellEnd"/>
      <w:r w:rsidR="00C364EA">
        <w:rPr>
          <w:color w:val="808080" w:themeColor="background1" w:themeShade="80"/>
        </w:rPr>
        <w:t xml:space="preserve"> IT hosting</w:t>
      </w:r>
      <w:r>
        <w:rPr>
          <w:color w:val="808080" w:themeColor="background1" w:themeShade="80"/>
        </w:rPr>
        <w:t xml:space="preserve">.  However, </w:t>
      </w:r>
      <w:r w:rsidR="00C364EA">
        <w:rPr>
          <w:color w:val="808080" w:themeColor="background1" w:themeShade="80"/>
        </w:rPr>
        <w:t>migratin</w:t>
      </w:r>
      <w:r w:rsidR="000360F6">
        <w:rPr>
          <w:color w:val="808080" w:themeColor="background1" w:themeShade="80"/>
        </w:rPr>
        <w:t>g</w:t>
      </w:r>
      <w:r w:rsidR="00C364EA">
        <w:rPr>
          <w:color w:val="808080" w:themeColor="background1" w:themeShade="80"/>
        </w:rPr>
        <w:t xml:space="preserve"> both your data and your application all at once can be risky – especially if you are changing the technology in which your data is hosted</w:t>
      </w:r>
      <w:r>
        <w:rPr>
          <w:color w:val="808080" w:themeColor="background1" w:themeShade="80"/>
        </w:rPr>
        <w:t>.</w:t>
      </w:r>
    </w:p>
    <w:p w14:paraId="05DC2358" w14:textId="77777777" w:rsidR="00C364EA" w:rsidRDefault="00C364EA">
      <w:pPr>
        <w:rPr>
          <w:color w:val="808080" w:themeColor="background1" w:themeShade="80"/>
        </w:rPr>
      </w:pPr>
    </w:p>
    <w:p w14:paraId="2AE45FFD" w14:textId="5DB88DD0" w:rsidR="000360F6" w:rsidRDefault="00C364EA">
      <w:pPr>
        <w:rPr>
          <w:color w:val="808080" w:themeColor="background1" w:themeShade="80"/>
        </w:rPr>
      </w:pPr>
      <w:r>
        <w:rPr>
          <w:color w:val="808080" w:themeColor="background1" w:themeShade="80"/>
        </w:rPr>
        <w:t>In many cases, it can be</w:t>
      </w:r>
      <w:r w:rsidR="007922DD">
        <w:rPr>
          <w:color w:val="808080" w:themeColor="background1" w:themeShade="80"/>
        </w:rPr>
        <w:t xml:space="preserve"> safer to keep data </w:t>
      </w:r>
      <w:r>
        <w:rPr>
          <w:color w:val="808080" w:themeColor="background1" w:themeShade="80"/>
        </w:rPr>
        <w:t xml:space="preserve">on premise </w:t>
      </w:r>
      <w:r w:rsidR="007922DD">
        <w:rPr>
          <w:color w:val="808080" w:themeColor="background1" w:themeShade="80"/>
        </w:rPr>
        <w:t xml:space="preserve">and </w:t>
      </w:r>
      <w:r w:rsidR="00A2341B">
        <w:rPr>
          <w:color w:val="808080" w:themeColor="background1" w:themeShade="80"/>
        </w:rPr>
        <w:t xml:space="preserve">expose </w:t>
      </w:r>
      <w:r w:rsidR="000360F6">
        <w:rPr>
          <w:color w:val="808080" w:themeColor="background1" w:themeShade="80"/>
        </w:rPr>
        <w:t xml:space="preserve">that </w:t>
      </w:r>
      <w:r w:rsidR="00A2341B">
        <w:rPr>
          <w:color w:val="808080" w:themeColor="background1" w:themeShade="80"/>
        </w:rPr>
        <w:t>data to Cloud applications</w:t>
      </w:r>
      <w:r w:rsidR="000A012E">
        <w:rPr>
          <w:color w:val="808080" w:themeColor="background1" w:themeShade="80"/>
        </w:rPr>
        <w:t>, either directly or</w:t>
      </w:r>
      <w:r w:rsidR="00A2341B">
        <w:rPr>
          <w:color w:val="808080" w:themeColor="background1" w:themeShade="80"/>
        </w:rPr>
        <w:t xml:space="preserve"> though a set of </w:t>
      </w:r>
      <w:proofErr w:type="spellStart"/>
      <w:r w:rsidR="00A2341B">
        <w:rPr>
          <w:color w:val="808080" w:themeColor="background1" w:themeShade="80"/>
        </w:rPr>
        <w:t>Micro</w:t>
      </w:r>
      <w:r w:rsidR="00D02CC1">
        <w:rPr>
          <w:color w:val="808080" w:themeColor="background1" w:themeShade="80"/>
        </w:rPr>
        <w:t>s</w:t>
      </w:r>
      <w:r w:rsidR="00A2341B">
        <w:rPr>
          <w:color w:val="808080" w:themeColor="background1" w:themeShade="80"/>
        </w:rPr>
        <w:t>ervices</w:t>
      </w:r>
      <w:proofErr w:type="spellEnd"/>
      <w:r w:rsidR="00A2341B">
        <w:rPr>
          <w:color w:val="808080" w:themeColor="background1" w:themeShade="80"/>
        </w:rPr>
        <w:t xml:space="preserve">. This poses the problem about how to connect the </w:t>
      </w:r>
      <w:proofErr w:type="spellStart"/>
      <w:r w:rsidR="00A2341B">
        <w:rPr>
          <w:color w:val="808080" w:themeColor="background1" w:themeShade="80"/>
        </w:rPr>
        <w:t>Microservice</w:t>
      </w:r>
      <w:r w:rsidR="000A012E">
        <w:rPr>
          <w:color w:val="808080" w:themeColor="background1" w:themeShade="80"/>
        </w:rPr>
        <w:t>s</w:t>
      </w:r>
      <w:proofErr w:type="spellEnd"/>
      <w:r w:rsidR="00A2341B">
        <w:rPr>
          <w:color w:val="808080" w:themeColor="background1" w:themeShade="80"/>
        </w:rPr>
        <w:t xml:space="preserve"> hosted in the Cloud to the data hosted on premises</w:t>
      </w:r>
      <w:r w:rsidR="000D09F5">
        <w:rPr>
          <w:color w:val="808080" w:themeColor="background1" w:themeShade="80"/>
        </w:rPr>
        <w:t xml:space="preserve">. </w:t>
      </w:r>
    </w:p>
    <w:p w14:paraId="0574F6EA" w14:textId="3C592F2D" w:rsidR="004A17FC" w:rsidRDefault="00A2341B">
      <w:pPr>
        <w:rPr>
          <w:color w:val="808080" w:themeColor="background1" w:themeShade="80"/>
        </w:rPr>
      </w:pPr>
      <w:r>
        <w:rPr>
          <w:color w:val="808080" w:themeColor="background1" w:themeShade="80"/>
        </w:rPr>
        <w:t xml:space="preserve">This document shows two options to achieve that with IBM </w:t>
      </w:r>
      <w:proofErr w:type="spellStart"/>
      <w:r w:rsidR="001C2089">
        <w:rPr>
          <w:color w:val="808080" w:themeColor="background1" w:themeShade="80"/>
        </w:rPr>
        <w:t>Bluemix</w:t>
      </w:r>
      <w:proofErr w:type="spellEnd"/>
      <w:r w:rsidR="000D09F5">
        <w:rPr>
          <w:color w:val="808080" w:themeColor="background1" w:themeShade="80"/>
        </w:rPr>
        <w:t xml:space="preserve"> Public.  Other options exist for IBM Bluemix Dedicated, but are outside the scope of this document.</w:t>
      </w:r>
    </w:p>
    <w:p w14:paraId="3F2E26B9" w14:textId="77777777" w:rsidR="00003B2E" w:rsidRDefault="00003B2E">
      <w:pPr>
        <w:rPr>
          <w:color w:val="808080" w:themeColor="background1" w:themeShade="80"/>
        </w:rPr>
      </w:pPr>
    </w:p>
    <w:p w14:paraId="689069CF" w14:textId="5F5887F5" w:rsidR="00003B2E" w:rsidRPr="004A17FC" w:rsidRDefault="00003B2E">
      <w:pPr>
        <w:rPr>
          <w:color w:val="808080" w:themeColor="background1" w:themeShade="80"/>
        </w:rPr>
      </w:pPr>
      <w:r>
        <w:rPr>
          <w:color w:val="808080" w:themeColor="background1" w:themeShade="80"/>
        </w:rPr>
        <w:t xml:space="preserve">In this document we will use IBM </w:t>
      </w:r>
      <w:proofErr w:type="spellStart"/>
      <w:r>
        <w:rPr>
          <w:color w:val="808080" w:themeColor="background1" w:themeShade="80"/>
        </w:rPr>
        <w:t>Softlayer</w:t>
      </w:r>
      <w:proofErr w:type="spellEnd"/>
      <w:r>
        <w:rPr>
          <w:color w:val="808080" w:themeColor="background1" w:themeShade="80"/>
        </w:rPr>
        <w:t xml:space="preserve"> as a “stand-in” for your on-premise systems.  Note that in many cases IBM </w:t>
      </w:r>
      <w:proofErr w:type="spellStart"/>
      <w:r>
        <w:rPr>
          <w:color w:val="808080" w:themeColor="background1" w:themeShade="80"/>
        </w:rPr>
        <w:t>Softlayer</w:t>
      </w:r>
      <w:proofErr w:type="spellEnd"/>
      <w:r>
        <w:rPr>
          <w:color w:val="808080" w:themeColor="background1" w:themeShade="80"/>
        </w:rPr>
        <w:t xml:space="preserve"> is itself a good solution for hosting data in the Cloud, especially when that data has to provided on legacy technologies (such as Oracle or SQL Server) that are not directly supported from services in IBM Bluemix.</w:t>
      </w:r>
    </w:p>
    <w:p w14:paraId="73311751" w14:textId="77777777" w:rsidR="004A17FC" w:rsidRDefault="004A17FC">
      <w:pPr>
        <w:rPr>
          <w:b/>
        </w:rPr>
      </w:pPr>
    </w:p>
    <w:p w14:paraId="3D5873FD" w14:textId="35D53843" w:rsidR="007B2A4C" w:rsidRDefault="004A17FC" w:rsidP="00EC1957">
      <w:pPr>
        <w:pStyle w:val="Heading2"/>
      </w:pPr>
      <w:r>
        <w:t>Tools</w:t>
      </w:r>
      <w:r w:rsidR="00B02DBF">
        <w:t>/Prerequisites</w:t>
      </w:r>
    </w:p>
    <w:p w14:paraId="760881C3" w14:textId="77777777" w:rsidR="00AC149D" w:rsidRDefault="00AC149D" w:rsidP="00A2341B">
      <w:pPr>
        <w:rPr>
          <w:color w:val="808080" w:themeColor="background1" w:themeShade="80"/>
        </w:rPr>
      </w:pPr>
    </w:p>
    <w:p w14:paraId="45174C1D" w14:textId="43AAF2A5" w:rsidR="00A2341B" w:rsidRDefault="00A2341B" w:rsidP="00A2341B">
      <w:pPr>
        <w:rPr>
          <w:color w:val="808080" w:themeColor="background1" w:themeShade="80"/>
        </w:rPr>
      </w:pPr>
      <w:r>
        <w:rPr>
          <w:color w:val="808080" w:themeColor="background1" w:themeShade="80"/>
        </w:rPr>
        <w:t>In order to fully benefit from this document, you need at the least to meet the following prerequisites:</w:t>
      </w:r>
    </w:p>
    <w:p w14:paraId="4297A7E4" w14:textId="27A72849" w:rsidR="008D49AA" w:rsidRDefault="00A2341B" w:rsidP="004A17FC">
      <w:pPr>
        <w:numPr>
          <w:ilvl w:val="0"/>
          <w:numId w:val="1"/>
        </w:numPr>
        <w:spacing w:before="100" w:beforeAutospacing="1" w:after="100" w:afterAutospacing="1"/>
        <w:rPr>
          <w:rFonts w:eastAsia="Times New Roman" w:cs="Times New Roman"/>
          <w:color w:val="808080" w:themeColor="background1" w:themeShade="80"/>
        </w:rPr>
      </w:pPr>
      <w:r>
        <w:rPr>
          <w:rFonts w:eastAsia="Times New Roman" w:cs="Times New Roman"/>
          <w:color w:val="808080" w:themeColor="background1" w:themeShade="80"/>
        </w:rPr>
        <w:t xml:space="preserve">Basic </w:t>
      </w:r>
      <w:r w:rsidR="001C2089">
        <w:rPr>
          <w:rFonts w:eastAsia="Times New Roman" w:cs="Times New Roman"/>
          <w:color w:val="808080" w:themeColor="background1" w:themeShade="80"/>
        </w:rPr>
        <w:t>Bluemix</w:t>
      </w:r>
      <w:r>
        <w:rPr>
          <w:rFonts w:eastAsia="Times New Roman" w:cs="Times New Roman"/>
          <w:color w:val="808080" w:themeColor="background1" w:themeShade="80"/>
        </w:rPr>
        <w:t xml:space="preserve"> Knowledge</w:t>
      </w:r>
    </w:p>
    <w:p w14:paraId="3DF8D35F" w14:textId="026D8C69" w:rsidR="00A2341B" w:rsidRPr="008D49AA" w:rsidRDefault="008D49AA" w:rsidP="008D49AA">
      <w:pPr>
        <w:numPr>
          <w:ilvl w:val="0"/>
          <w:numId w:val="1"/>
        </w:numPr>
        <w:spacing w:before="100" w:beforeAutospacing="1" w:after="100" w:afterAutospacing="1"/>
        <w:rPr>
          <w:rFonts w:eastAsia="Times New Roman" w:cs="Times New Roman"/>
          <w:color w:val="808080" w:themeColor="background1" w:themeShade="80"/>
        </w:rPr>
      </w:pPr>
      <w:r>
        <w:rPr>
          <w:rFonts w:eastAsia="Times New Roman" w:cs="Times New Roman"/>
          <w:color w:val="808080" w:themeColor="background1" w:themeShade="80"/>
        </w:rPr>
        <w:t>Basic Networking Knowledge</w:t>
      </w:r>
      <w:r w:rsidR="00A2341B" w:rsidRPr="008D49AA">
        <w:rPr>
          <w:rFonts w:eastAsia="Times New Roman" w:cs="Times New Roman"/>
          <w:color w:val="808080" w:themeColor="background1" w:themeShade="80"/>
        </w:rPr>
        <w:t xml:space="preserve"> </w:t>
      </w:r>
    </w:p>
    <w:p w14:paraId="307A69D8" w14:textId="03F3052C" w:rsidR="004A17FC" w:rsidRDefault="004A17FC" w:rsidP="004A17FC">
      <w:pPr>
        <w:numPr>
          <w:ilvl w:val="0"/>
          <w:numId w:val="1"/>
        </w:numPr>
        <w:spacing w:before="100" w:beforeAutospacing="1" w:after="100" w:afterAutospacing="1"/>
        <w:rPr>
          <w:rFonts w:eastAsia="Times New Roman" w:cs="Times New Roman"/>
          <w:color w:val="808080" w:themeColor="background1" w:themeShade="80"/>
        </w:rPr>
      </w:pPr>
      <w:r w:rsidRPr="004A17FC">
        <w:rPr>
          <w:rFonts w:eastAsia="Times New Roman" w:cs="Times New Roman"/>
          <w:color w:val="808080" w:themeColor="background1" w:themeShade="80"/>
        </w:rPr>
        <w:t xml:space="preserve">An IBM </w:t>
      </w:r>
      <w:r w:rsidR="001C2089">
        <w:rPr>
          <w:rFonts w:eastAsia="Times New Roman" w:cs="Times New Roman"/>
          <w:color w:val="808080" w:themeColor="background1" w:themeShade="80"/>
        </w:rPr>
        <w:t>Bluemix</w:t>
      </w:r>
      <w:r w:rsidRPr="004A17FC">
        <w:rPr>
          <w:rFonts w:eastAsia="Times New Roman" w:cs="Times New Roman"/>
          <w:color w:val="808080" w:themeColor="background1" w:themeShade="80"/>
        </w:rPr>
        <w:t xml:space="preserve"> account. If you do not have an existing </w:t>
      </w:r>
      <w:r w:rsidR="001C2089">
        <w:rPr>
          <w:rFonts w:eastAsia="Times New Roman" w:cs="Times New Roman"/>
          <w:color w:val="808080" w:themeColor="background1" w:themeShade="80"/>
        </w:rPr>
        <w:t>Bluemix</w:t>
      </w:r>
      <w:r w:rsidRPr="004A17FC">
        <w:rPr>
          <w:rFonts w:eastAsia="Times New Roman" w:cs="Times New Roman"/>
          <w:color w:val="808080" w:themeColor="background1" w:themeShade="80"/>
        </w:rPr>
        <w:t xml:space="preserve"> account, start your </w:t>
      </w:r>
      <w:hyperlink r:id="rId7" w:history="1">
        <w:r w:rsidRPr="004A17FC">
          <w:rPr>
            <w:rFonts w:eastAsia="Times New Roman" w:cs="Times New Roman"/>
            <w:color w:val="808080" w:themeColor="background1" w:themeShade="80"/>
            <w:u w:val="single"/>
          </w:rPr>
          <w:t>free trial</w:t>
        </w:r>
      </w:hyperlink>
      <w:r w:rsidRPr="004A17FC">
        <w:rPr>
          <w:rFonts w:eastAsia="Times New Roman" w:cs="Times New Roman"/>
          <w:color w:val="808080" w:themeColor="background1" w:themeShade="80"/>
        </w:rPr>
        <w:t>.</w:t>
      </w:r>
    </w:p>
    <w:p w14:paraId="6CC5E2D8" w14:textId="643E012E" w:rsidR="008F52B7" w:rsidRPr="004A17FC" w:rsidRDefault="008F52B7" w:rsidP="008F52B7">
      <w:pPr>
        <w:numPr>
          <w:ilvl w:val="0"/>
          <w:numId w:val="1"/>
        </w:numPr>
        <w:spacing w:before="100" w:beforeAutospacing="1" w:after="100" w:afterAutospacing="1"/>
        <w:rPr>
          <w:rFonts w:eastAsia="Times New Roman" w:cs="Times New Roman"/>
          <w:color w:val="808080" w:themeColor="background1" w:themeShade="80"/>
        </w:rPr>
      </w:pPr>
      <w:r>
        <w:rPr>
          <w:rFonts w:eastAsia="Times New Roman" w:cs="Times New Roman"/>
          <w:color w:val="808080" w:themeColor="background1" w:themeShade="80"/>
        </w:rPr>
        <w:t xml:space="preserve">Development workstation with </w:t>
      </w:r>
      <w:proofErr w:type="spellStart"/>
      <w:r>
        <w:rPr>
          <w:rFonts w:eastAsia="Times New Roman" w:cs="Times New Roman"/>
          <w:color w:val="808080" w:themeColor="background1" w:themeShade="80"/>
        </w:rPr>
        <w:t>Bluemix</w:t>
      </w:r>
      <w:proofErr w:type="spellEnd"/>
      <w:r>
        <w:rPr>
          <w:rFonts w:eastAsia="Times New Roman" w:cs="Times New Roman"/>
          <w:color w:val="808080" w:themeColor="background1" w:themeShade="80"/>
        </w:rPr>
        <w:t xml:space="preserve"> CLI, </w:t>
      </w:r>
      <w:proofErr w:type="spellStart"/>
      <w:r>
        <w:rPr>
          <w:rFonts w:eastAsia="Times New Roman" w:cs="Times New Roman"/>
          <w:color w:val="808080" w:themeColor="background1" w:themeShade="80"/>
        </w:rPr>
        <w:t>cf</w:t>
      </w:r>
      <w:proofErr w:type="spellEnd"/>
      <w:r>
        <w:rPr>
          <w:rFonts w:eastAsia="Times New Roman" w:cs="Times New Roman"/>
          <w:color w:val="808080" w:themeColor="background1" w:themeShade="80"/>
        </w:rPr>
        <w:t xml:space="preserve"> and optionally </w:t>
      </w:r>
      <w:proofErr w:type="spellStart"/>
      <w:r>
        <w:rPr>
          <w:rFonts w:eastAsia="Times New Roman" w:cs="Times New Roman"/>
          <w:color w:val="808080" w:themeColor="background1" w:themeShade="80"/>
        </w:rPr>
        <w:t>bx</w:t>
      </w:r>
      <w:proofErr w:type="spellEnd"/>
      <w:r>
        <w:rPr>
          <w:rFonts w:eastAsia="Times New Roman" w:cs="Times New Roman"/>
          <w:color w:val="808080" w:themeColor="background1" w:themeShade="80"/>
        </w:rPr>
        <w:t>, and IBM Containers plugin (</w:t>
      </w:r>
      <w:proofErr w:type="spellStart"/>
      <w:r>
        <w:rPr>
          <w:rFonts w:eastAsia="Times New Roman" w:cs="Times New Roman"/>
          <w:color w:val="808080" w:themeColor="background1" w:themeShade="80"/>
        </w:rPr>
        <w:t>ic</w:t>
      </w:r>
      <w:proofErr w:type="spellEnd"/>
      <w:r>
        <w:rPr>
          <w:rFonts w:eastAsia="Times New Roman" w:cs="Times New Roman"/>
          <w:color w:val="808080" w:themeColor="background1" w:themeShade="80"/>
        </w:rPr>
        <w:t xml:space="preserve">) installed. To complete the CLI setup refer to </w:t>
      </w:r>
      <w:hyperlink r:id="rId8" w:anchor="cli" w:history="1">
        <w:r w:rsidRPr="00CE4B41">
          <w:rPr>
            <w:rStyle w:val="Hyperlink"/>
            <w:rFonts w:eastAsia="Times New Roman" w:cs="Times New Roman"/>
          </w:rPr>
          <w:t>https://console.ng.bluemix.net/docs/cli/index.html#cli</w:t>
        </w:r>
      </w:hyperlink>
      <w:r>
        <w:rPr>
          <w:rFonts w:eastAsia="Times New Roman" w:cs="Times New Roman"/>
          <w:color w:val="808080" w:themeColor="background1" w:themeShade="80"/>
        </w:rPr>
        <w:t>.</w:t>
      </w:r>
    </w:p>
    <w:p w14:paraId="633B50F1" w14:textId="2F195EA1" w:rsidR="00A2341B" w:rsidRPr="00CF571C" w:rsidRDefault="004A17FC" w:rsidP="00A2341B">
      <w:pPr>
        <w:numPr>
          <w:ilvl w:val="0"/>
          <w:numId w:val="1"/>
        </w:numPr>
        <w:spacing w:before="100" w:beforeAutospacing="1" w:after="100" w:afterAutospacing="1"/>
      </w:pPr>
      <w:r w:rsidRPr="004A17FC">
        <w:rPr>
          <w:rFonts w:eastAsia="Times New Roman" w:cs="Times New Roman"/>
          <w:color w:val="808080" w:themeColor="background1" w:themeShade="80"/>
        </w:rPr>
        <w:t xml:space="preserve">Familiarity with the </w:t>
      </w:r>
      <w:r w:rsidR="00A2341B">
        <w:rPr>
          <w:rFonts w:eastAsia="Times New Roman" w:cs="Times New Roman"/>
          <w:color w:val="808080" w:themeColor="background1" w:themeShade="80"/>
        </w:rPr>
        <w:t xml:space="preserve">Online Store Sample application:  </w:t>
      </w:r>
      <w:hyperlink r:id="rId9" w:history="1">
        <w:r w:rsidR="00A2341B">
          <w:rPr>
            <w:rFonts w:ascii="Lucida Grande" w:hAnsi="Lucida Grande" w:cs="Lucida Grande"/>
            <w:color w:val="0000FF"/>
            <w:sz w:val="20"/>
            <w:szCs w:val="20"/>
          </w:rPr>
          <w:t>https://developer.ibm.com/bluemix/2015/03/16/sample-application-using-microservices-bluemix/</w:t>
        </w:r>
      </w:hyperlink>
    </w:p>
    <w:p w14:paraId="7AD42041" w14:textId="36E66143" w:rsidR="00003B2E" w:rsidRPr="009E125D" w:rsidRDefault="00003B2E" w:rsidP="00A2341B">
      <w:pPr>
        <w:numPr>
          <w:ilvl w:val="0"/>
          <w:numId w:val="1"/>
        </w:numPr>
        <w:spacing w:before="100" w:beforeAutospacing="1" w:after="100" w:afterAutospacing="1"/>
      </w:pPr>
      <w:r>
        <w:rPr>
          <w:rFonts w:eastAsia="Times New Roman" w:cs="Times New Roman"/>
          <w:color w:val="808080" w:themeColor="background1" w:themeShade="80"/>
        </w:rPr>
        <w:t xml:space="preserve">An IBM </w:t>
      </w:r>
      <w:proofErr w:type="spellStart"/>
      <w:r>
        <w:rPr>
          <w:rFonts w:eastAsia="Times New Roman" w:cs="Times New Roman"/>
          <w:color w:val="808080" w:themeColor="background1" w:themeShade="80"/>
        </w:rPr>
        <w:t>Softlayer</w:t>
      </w:r>
      <w:proofErr w:type="spellEnd"/>
      <w:r>
        <w:rPr>
          <w:rFonts w:eastAsia="Times New Roman" w:cs="Times New Roman"/>
          <w:color w:val="808080" w:themeColor="background1" w:themeShade="80"/>
        </w:rPr>
        <w:t xml:space="preserve"> Account</w:t>
      </w:r>
    </w:p>
    <w:p w14:paraId="330D5407" w14:textId="79EC4E87" w:rsidR="009E125D" w:rsidRDefault="008D49AA" w:rsidP="008D49AA">
      <w:pPr>
        <w:numPr>
          <w:ilvl w:val="0"/>
          <w:numId w:val="1"/>
        </w:numPr>
        <w:spacing w:before="100" w:beforeAutospacing="1" w:after="100" w:afterAutospacing="1"/>
        <w:rPr>
          <w:rFonts w:eastAsia="Times New Roman" w:cs="Times New Roman"/>
          <w:color w:val="808080" w:themeColor="background1" w:themeShade="80"/>
        </w:rPr>
      </w:pPr>
      <w:r>
        <w:rPr>
          <w:rFonts w:eastAsia="Times New Roman" w:cs="Times New Roman"/>
          <w:color w:val="808080" w:themeColor="background1" w:themeShade="80"/>
        </w:rPr>
        <w:t xml:space="preserve">A physical or virtual </w:t>
      </w:r>
      <w:r w:rsidR="00B82768">
        <w:rPr>
          <w:rFonts w:eastAsia="Times New Roman" w:cs="Times New Roman"/>
          <w:color w:val="808080" w:themeColor="background1" w:themeShade="80"/>
        </w:rPr>
        <w:t>server located on</w:t>
      </w:r>
      <w:r w:rsidR="00003B2E">
        <w:rPr>
          <w:rFonts w:eastAsia="Times New Roman" w:cs="Times New Roman"/>
          <w:color w:val="808080" w:themeColor="background1" w:themeShade="80"/>
        </w:rPr>
        <w:t xml:space="preserve"> </w:t>
      </w:r>
      <w:proofErr w:type="spellStart"/>
      <w:r w:rsidR="00003B2E">
        <w:rPr>
          <w:rFonts w:eastAsia="Times New Roman" w:cs="Times New Roman"/>
          <w:color w:val="808080" w:themeColor="background1" w:themeShade="80"/>
        </w:rPr>
        <w:t>Softlayer</w:t>
      </w:r>
      <w:proofErr w:type="spellEnd"/>
      <w:r w:rsidR="00003B2E">
        <w:rPr>
          <w:rFonts w:eastAsia="Times New Roman" w:cs="Times New Roman"/>
          <w:color w:val="808080" w:themeColor="background1" w:themeShade="80"/>
        </w:rPr>
        <w:t xml:space="preserve"> </w:t>
      </w:r>
      <w:r>
        <w:rPr>
          <w:rFonts w:eastAsia="Times New Roman" w:cs="Times New Roman"/>
          <w:color w:val="808080" w:themeColor="background1" w:themeShade="80"/>
        </w:rPr>
        <w:t>to host a MySQL DB (</w:t>
      </w:r>
      <w:r w:rsidR="00003B2E">
        <w:rPr>
          <w:rFonts w:eastAsia="Times New Roman" w:cs="Times New Roman"/>
          <w:color w:val="808080" w:themeColor="background1" w:themeShade="80"/>
        </w:rPr>
        <w:t>as an</w:t>
      </w:r>
      <w:r>
        <w:rPr>
          <w:rFonts w:eastAsia="Times New Roman" w:cs="Times New Roman"/>
          <w:color w:val="808080" w:themeColor="background1" w:themeShade="80"/>
        </w:rPr>
        <w:t xml:space="preserve"> alternative you can</w:t>
      </w:r>
      <w:r w:rsidR="00B82768">
        <w:rPr>
          <w:rFonts w:eastAsia="Times New Roman" w:cs="Times New Roman"/>
          <w:color w:val="808080" w:themeColor="background1" w:themeShade="80"/>
        </w:rPr>
        <w:t xml:space="preserve"> also use a Docker container)</w:t>
      </w:r>
    </w:p>
    <w:p w14:paraId="006A9A8B" w14:textId="4F05EFE5" w:rsidR="00B82768" w:rsidRDefault="00B82768" w:rsidP="008D49AA">
      <w:pPr>
        <w:numPr>
          <w:ilvl w:val="0"/>
          <w:numId w:val="1"/>
        </w:numPr>
        <w:spacing w:before="100" w:beforeAutospacing="1" w:after="100" w:afterAutospacing="1"/>
        <w:rPr>
          <w:rFonts w:eastAsia="Times New Roman" w:cs="Times New Roman"/>
          <w:color w:val="808080" w:themeColor="background1" w:themeShade="80"/>
        </w:rPr>
      </w:pPr>
      <w:r>
        <w:rPr>
          <w:rFonts w:eastAsia="Times New Roman" w:cs="Times New Roman"/>
          <w:color w:val="808080" w:themeColor="background1" w:themeShade="80"/>
        </w:rPr>
        <w:t>A physical or virtual server located on</w:t>
      </w:r>
      <w:r w:rsidR="00003B2E">
        <w:rPr>
          <w:rFonts w:eastAsia="Times New Roman" w:cs="Times New Roman"/>
          <w:color w:val="808080" w:themeColor="background1" w:themeShade="80"/>
        </w:rPr>
        <w:t xml:space="preserve"> </w:t>
      </w:r>
      <w:proofErr w:type="spellStart"/>
      <w:r w:rsidR="00003B2E">
        <w:rPr>
          <w:rFonts w:eastAsia="Times New Roman" w:cs="Times New Roman"/>
          <w:color w:val="808080" w:themeColor="background1" w:themeShade="80"/>
        </w:rPr>
        <w:t>Softlayer</w:t>
      </w:r>
      <w:proofErr w:type="spellEnd"/>
      <w:r>
        <w:rPr>
          <w:rFonts w:eastAsia="Times New Roman" w:cs="Times New Roman"/>
          <w:color w:val="808080" w:themeColor="background1" w:themeShade="80"/>
        </w:rPr>
        <w:t xml:space="preserve"> to host Docker 1.7.0 or higher.</w:t>
      </w:r>
    </w:p>
    <w:p w14:paraId="5B9E9059" w14:textId="08B4CA11" w:rsidR="00B82768" w:rsidRPr="008D49AA" w:rsidRDefault="00B82768" w:rsidP="008D49AA">
      <w:pPr>
        <w:numPr>
          <w:ilvl w:val="0"/>
          <w:numId w:val="1"/>
        </w:numPr>
        <w:spacing w:before="100" w:beforeAutospacing="1" w:after="100" w:afterAutospacing="1"/>
        <w:rPr>
          <w:rFonts w:eastAsia="Times New Roman" w:cs="Times New Roman"/>
          <w:color w:val="808080" w:themeColor="background1" w:themeShade="80"/>
        </w:rPr>
      </w:pPr>
      <w:r>
        <w:rPr>
          <w:rFonts w:eastAsia="Times New Roman" w:cs="Times New Roman"/>
          <w:color w:val="808080" w:themeColor="background1" w:themeShade="80"/>
        </w:rPr>
        <w:t xml:space="preserve">A physical or virtual server located </w:t>
      </w:r>
      <w:r w:rsidR="00003B2E">
        <w:rPr>
          <w:rFonts w:eastAsia="Times New Roman" w:cs="Times New Roman"/>
          <w:color w:val="808080" w:themeColor="background1" w:themeShade="80"/>
        </w:rPr>
        <w:t xml:space="preserve">on </w:t>
      </w:r>
      <w:proofErr w:type="spellStart"/>
      <w:r w:rsidR="00003B2E">
        <w:rPr>
          <w:rFonts w:eastAsia="Times New Roman" w:cs="Times New Roman"/>
          <w:color w:val="808080" w:themeColor="background1" w:themeShade="80"/>
        </w:rPr>
        <w:t>Softlayer</w:t>
      </w:r>
      <w:proofErr w:type="spellEnd"/>
      <w:r>
        <w:rPr>
          <w:rFonts w:eastAsia="Times New Roman" w:cs="Times New Roman"/>
          <w:color w:val="808080" w:themeColor="background1" w:themeShade="80"/>
        </w:rPr>
        <w:t xml:space="preserve"> running </w:t>
      </w:r>
      <w:proofErr w:type="spellStart"/>
      <w:r>
        <w:rPr>
          <w:rFonts w:eastAsia="Times New Roman" w:cs="Times New Roman"/>
          <w:color w:val="808080" w:themeColor="background1" w:themeShade="80"/>
        </w:rPr>
        <w:t>Vyatta</w:t>
      </w:r>
      <w:proofErr w:type="spellEnd"/>
      <w:r>
        <w:rPr>
          <w:rFonts w:eastAsia="Times New Roman" w:cs="Times New Roman"/>
          <w:color w:val="808080" w:themeColor="background1" w:themeShade="80"/>
        </w:rPr>
        <w:t xml:space="preserve"> and setup to route to the MySQL DB server.</w:t>
      </w:r>
    </w:p>
    <w:p w14:paraId="290CA13D" w14:textId="77777777" w:rsidR="00B02DBF" w:rsidRPr="00B02DBF" w:rsidRDefault="00B02DBF" w:rsidP="008D49AA">
      <w:pPr>
        <w:rPr>
          <w:color w:val="808080" w:themeColor="background1" w:themeShade="80"/>
        </w:rPr>
      </w:pPr>
    </w:p>
    <w:p w14:paraId="28E2E2F2" w14:textId="25F4A7C7" w:rsidR="007B2A4C" w:rsidRDefault="007B2A4C" w:rsidP="00EC1957">
      <w:pPr>
        <w:pStyle w:val="Heading2"/>
      </w:pPr>
      <w:r w:rsidRPr="007B2A4C">
        <w:t>Design considerations</w:t>
      </w:r>
      <w:r w:rsidR="00B02DBF">
        <w:t>/Planning</w:t>
      </w:r>
    </w:p>
    <w:p w14:paraId="7277B931" w14:textId="77777777" w:rsidR="00AC149D" w:rsidRDefault="00AC149D">
      <w:pPr>
        <w:rPr>
          <w:color w:val="808080" w:themeColor="background1" w:themeShade="80"/>
        </w:rPr>
      </w:pPr>
    </w:p>
    <w:p w14:paraId="2F1ADBF3" w14:textId="3E95E9DF" w:rsidR="008D49AA" w:rsidRDefault="008D49AA">
      <w:pPr>
        <w:rPr>
          <w:rFonts w:ascii="Times" w:hAnsi="Times"/>
        </w:rPr>
      </w:pPr>
      <w:r>
        <w:rPr>
          <w:color w:val="808080" w:themeColor="background1" w:themeShade="80"/>
        </w:rPr>
        <w:t xml:space="preserve">In order to show all </w:t>
      </w:r>
      <w:r w:rsidR="00003B2E">
        <w:rPr>
          <w:color w:val="808080" w:themeColor="background1" w:themeShade="80"/>
        </w:rPr>
        <w:t xml:space="preserve">the </w:t>
      </w:r>
      <w:r>
        <w:rPr>
          <w:color w:val="808080" w:themeColor="background1" w:themeShade="80"/>
        </w:rPr>
        <w:t xml:space="preserve">possibilities offered by </w:t>
      </w:r>
      <w:proofErr w:type="spellStart"/>
      <w:r w:rsidR="001C2089">
        <w:rPr>
          <w:color w:val="808080" w:themeColor="background1" w:themeShade="80"/>
        </w:rPr>
        <w:t>Bluemix</w:t>
      </w:r>
      <w:proofErr w:type="spellEnd"/>
      <w:r>
        <w:rPr>
          <w:color w:val="808080" w:themeColor="background1" w:themeShade="80"/>
        </w:rPr>
        <w:t xml:space="preserve"> </w:t>
      </w:r>
      <w:r w:rsidR="00003B2E">
        <w:rPr>
          <w:color w:val="808080" w:themeColor="background1" w:themeShade="80"/>
        </w:rPr>
        <w:t xml:space="preserve">for </w:t>
      </w:r>
      <w:r>
        <w:rPr>
          <w:color w:val="808080" w:themeColor="background1" w:themeShade="80"/>
        </w:rPr>
        <w:t>creat</w:t>
      </w:r>
      <w:r w:rsidR="00003B2E">
        <w:rPr>
          <w:color w:val="808080" w:themeColor="background1" w:themeShade="80"/>
        </w:rPr>
        <w:t>ing</w:t>
      </w:r>
      <w:r>
        <w:rPr>
          <w:color w:val="808080" w:themeColor="background1" w:themeShade="80"/>
        </w:rPr>
        <w:t xml:space="preserve"> hybrid connections, we will use a sample application called Online Store</w:t>
      </w:r>
      <w:r w:rsidR="000D09F5">
        <w:rPr>
          <w:color w:val="808080" w:themeColor="background1" w:themeShade="80"/>
        </w:rPr>
        <w:t xml:space="preserve"> t</w:t>
      </w:r>
      <w:r>
        <w:rPr>
          <w:color w:val="808080" w:themeColor="background1" w:themeShade="80"/>
        </w:rPr>
        <w:t xml:space="preserve">hat was originally built as cloud native application. You can learn more about this application at the following link : </w:t>
      </w:r>
      <w:hyperlink r:id="rId10" w:history="1">
        <w:r>
          <w:rPr>
            <w:rFonts w:ascii="Lucida Grande" w:hAnsi="Lucida Grande" w:cs="Lucida Grande"/>
            <w:color w:val="0000FF"/>
            <w:sz w:val="20"/>
            <w:szCs w:val="20"/>
          </w:rPr>
          <w:t>https://developer.ibm.com/bluemix/2015/03/16/sample-application-using-microservices-bluemix/</w:t>
        </w:r>
      </w:hyperlink>
    </w:p>
    <w:p w14:paraId="6D5C2102" w14:textId="77777777" w:rsidR="000D09F5" w:rsidRDefault="000D09F5">
      <w:pPr>
        <w:rPr>
          <w:color w:val="808080" w:themeColor="background1" w:themeShade="80"/>
        </w:rPr>
      </w:pPr>
    </w:p>
    <w:p w14:paraId="224B6305" w14:textId="574D9D05" w:rsidR="00242D45" w:rsidRDefault="00003B2E">
      <w:pPr>
        <w:rPr>
          <w:color w:val="808080" w:themeColor="background1" w:themeShade="80"/>
        </w:rPr>
      </w:pPr>
      <w:r>
        <w:rPr>
          <w:color w:val="808080" w:themeColor="background1" w:themeShade="80"/>
        </w:rPr>
        <w:t>At that link you will find</w:t>
      </w:r>
      <w:r w:rsidR="008D49AA">
        <w:rPr>
          <w:color w:val="808080" w:themeColor="background1" w:themeShade="80"/>
        </w:rPr>
        <w:t xml:space="preserve"> the instructions </w:t>
      </w:r>
      <w:r>
        <w:rPr>
          <w:color w:val="808080" w:themeColor="background1" w:themeShade="80"/>
        </w:rPr>
        <w:t xml:space="preserve">on </w:t>
      </w:r>
      <w:r w:rsidR="008D49AA">
        <w:rPr>
          <w:color w:val="808080" w:themeColor="background1" w:themeShade="80"/>
        </w:rPr>
        <w:t xml:space="preserve">how to deploy </w:t>
      </w:r>
      <w:r>
        <w:rPr>
          <w:color w:val="808080" w:themeColor="background1" w:themeShade="80"/>
        </w:rPr>
        <w:t xml:space="preserve">the Online Store </w:t>
      </w:r>
      <w:r w:rsidR="008D49AA">
        <w:rPr>
          <w:color w:val="808080" w:themeColor="background1" w:themeShade="80"/>
        </w:rPr>
        <w:t xml:space="preserve">as a cloud native application. We recommend </w:t>
      </w:r>
      <w:r>
        <w:rPr>
          <w:color w:val="808080" w:themeColor="background1" w:themeShade="80"/>
        </w:rPr>
        <w:t xml:space="preserve">that you </w:t>
      </w:r>
      <w:r w:rsidR="008D49AA">
        <w:rPr>
          <w:color w:val="808080" w:themeColor="background1" w:themeShade="80"/>
        </w:rPr>
        <w:t xml:space="preserve">do </w:t>
      </w:r>
      <w:r>
        <w:rPr>
          <w:color w:val="808080" w:themeColor="background1" w:themeShade="80"/>
        </w:rPr>
        <w:t>so in orde</w:t>
      </w:r>
      <w:r w:rsidR="00CF571C">
        <w:rPr>
          <w:color w:val="808080" w:themeColor="background1" w:themeShade="80"/>
        </w:rPr>
        <w:t>r</w:t>
      </w:r>
      <w:r>
        <w:rPr>
          <w:color w:val="808080" w:themeColor="background1" w:themeShade="80"/>
        </w:rPr>
        <w:t xml:space="preserve"> </w:t>
      </w:r>
      <w:r w:rsidR="008D49AA">
        <w:rPr>
          <w:color w:val="808080" w:themeColor="background1" w:themeShade="80"/>
        </w:rPr>
        <w:t xml:space="preserve">to become familiar with it before you </w:t>
      </w:r>
      <w:r w:rsidR="00242D45">
        <w:rPr>
          <w:color w:val="808080" w:themeColor="background1" w:themeShade="80"/>
        </w:rPr>
        <w:t>go ahead with the Hybrid deployment.</w:t>
      </w:r>
    </w:p>
    <w:p w14:paraId="586920BF" w14:textId="77777777" w:rsidR="00242D45" w:rsidRDefault="00242D45">
      <w:pPr>
        <w:rPr>
          <w:color w:val="808080" w:themeColor="background1" w:themeShade="80"/>
        </w:rPr>
      </w:pPr>
    </w:p>
    <w:p w14:paraId="6CF8A210" w14:textId="303AC558" w:rsidR="00242D45" w:rsidRDefault="00242D45">
      <w:pPr>
        <w:rPr>
          <w:color w:val="808080" w:themeColor="background1" w:themeShade="80"/>
        </w:rPr>
      </w:pPr>
      <w:r>
        <w:rPr>
          <w:color w:val="808080" w:themeColor="background1" w:themeShade="80"/>
        </w:rPr>
        <w:t>The application simulates an On</w:t>
      </w:r>
      <w:r w:rsidR="00003B2E">
        <w:rPr>
          <w:color w:val="808080" w:themeColor="background1" w:themeShade="80"/>
        </w:rPr>
        <w:t>-</w:t>
      </w:r>
      <w:r>
        <w:rPr>
          <w:color w:val="808080" w:themeColor="background1" w:themeShade="80"/>
        </w:rPr>
        <w:t xml:space="preserve">line store where buyers can purchase items </w:t>
      </w:r>
      <w:r w:rsidR="007F259E">
        <w:rPr>
          <w:color w:val="808080" w:themeColor="background1" w:themeShade="80"/>
        </w:rPr>
        <w:t xml:space="preserve">available in </w:t>
      </w:r>
      <w:r w:rsidR="00003B2E">
        <w:rPr>
          <w:color w:val="808080" w:themeColor="background1" w:themeShade="80"/>
        </w:rPr>
        <w:t xml:space="preserve">a </w:t>
      </w:r>
      <w:r w:rsidR="007F259E">
        <w:rPr>
          <w:color w:val="808080" w:themeColor="background1" w:themeShade="80"/>
        </w:rPr>
        <w:t xml:space="preserve">catalog. When </w:t>
      </w:r>
      <w:r w:rsidR="00003B2E">
        <w:rPr>
          <w:color w:val="808080" w:themeColor="background1" w:themeShade="80"/>
        </w:rPr>
        <w:t xml:space="preserve">an </w:t>
      </w:r>
      <w:r w:rsidR="007F259E">
        <w:rPr>
          <w:color w:val="808080" w:themeColor="background1" w:themeShade="80"/>
        </w:rPr>
        <w:t xml:space="preserve">order is submitted, a row is stored in the Orders DB. </w:t>
      </w:r>
      <w:r w:rsidR="00003B2E">
        <w:rPr>
          <w:color w:val="808080" w:themeColor="background1" w:themeShade="80"/>
        </w:rPr>
        <w:t xml:space="preserve"> </w:t>
      </w:r>
      <w:r w:rsidR="001C2089">
        <w:rPr>
          <w:color w:val="808080" w:themeColor="background1" w:themeShade="80"/>
        </w:rPr>
        <w:t xml:space="preserve">The application is composed </w:t>
      </w:r>
      <w:r w:rsidR="00003B2E">
        <w:rPr>
          <w:color w:val="808080" w:themeColor="background1" w:themeShade="80"/>
        </w:rPr>
        <w:t xml:space="preserve">of </w:t>
      </w:r>
      <w:r>
        <w:rPr>
          <w:color w:val="808080" w:themeColor="background1" w:themeShade="80"/>
        </w:rPr>
        <w:t xml:space="preserve">a </w:t>
      </w:r>
      <w:r w:rsidR="001C2089">
        <w:rPr>
          <w:color w:val="808080" w:themeColor="background1" w:themeShade="80"/>
        </w:rPr>
        <w:t>User Interface</w:t>
      </w:r>
      <w:r w:rsidR="00003B2E">
        <w:rPr>
          <w:color w:val="808080" w:themeColor="background1" w:themeShade="80"/>
        </w:rPr>
        <w:t xml:space="preserve"> written in PHP</w:t>
      </w:r>
      <w:r>
        <w:rPr>
          <w:color w:val="808080" w:themeColor="background1" w:themeShade="80"/>
        </w:rPr>
        <w:t xml:space="preserve"> and by two </w:t>
      </w:r>
      <w:proofErr w:type="spellStart"/>
      <w:r w:rsidR="00D02CC1">
        <w:rPr>
          <w:color w:val="808080" w:themeColor="background1" w:themeShade="80"/>
        </w:rPr>
        <w:t>M</w:t>
      </w:r>
      <w:r>
        <w:rPr>
          <w:color w:val="808080" w:themeColor="background1" w:themeShade="80"/>
        </w:rPr>
        <w:t>icroservices</w:t>
      </w:r>
      <w:proofErr w:type="spellEnd"/>
      <w:r>
        <w:rPr>
          <w:color w:val="808080" w:themeColor="background1" w:themeShade="80"/>
        </w:rPr>
        <w:t>: Orders and Catalog</w:t>
      </w:r>
      <w:r w:rsidR="00003B2E">
        <w:rPr>
          <w:color w:val="808080" w:themeColor="background1" w:themeShade="80"/>
        </w:rPr>
        <w:t>, written in Java and Node respectively</w:t>
      </w:r>
      <w:r>
        <w:rPr>
          <w:color w:val="808080" w:themeColor="background1" w:themeShade="80"/>
        </w:rPr>
        <w:t xml:space="preserve">.  </w:t>
      </w:r>
    </w:p>
    <w:p w14:paraId="28E04B1D" w14:textId="77777777" w:rsidR="007F259E" w:rsidRDefault="007F259E">
      <w:pPr>
        <w:rPr>
          <w:color w:val="808080" w:themeColor="background1" w:themeShade="80"/>
        </w:rPr>
      </w:pPr>
    </w:p>
    <w:p w14:paraId="0B5DE103" w14:textId="68EF9B92" w:rsidR="007F259E" w:rsidRDefault="007F259E">
      <w:pPr>
        <w:rPr>
          <w:color w:val="808080" w:themeColor="background1" w:themeShade="80"/>
        </w:rPr>
      </w:pPr>
      <w:r>
        <w:rPr>
          <w:color w:val="808080" w:themeColor="background1" w:themeShade="80"/>
        </w:rPr>
        <w:t>Th</w:t>
      </w:r>
      <w:r w:rsidR="00003B2E">
        <w:rPr>
          <w:color w:val="808080" w:themeColor="background1" w:themeShade="80"/>
        </w:rPr>
        <w:t>is figure</w:t>
      </w:r>
      <w:r>
        <w:rPr>
          <w:color w:val="808080" w:themeColor="background1" w:themeShade="80"/>
        </w:rPr>
        <w:t xml:space="preserve"> </w:t>
      </w:r>
      <w:r w:rsidR="00003B2E">
        <w:rPr>
          <w:color w:val="808080" w:themeColor="background1" w:themeShade="80"/>
        </w:rPr>
        <w:t>(</w:t>
      </w:r>
      <w:r w:rsidR="00003B2E">
        <w:rPr>
          <w:color w:val="808080" w:themeColor="background1" w:themeShade="80"/>
        </w:rPr>
        <w:fldChar w:fldCharType="begin"/>
      </w:r>
      <w:r w:rsidR="00003B2E">
        <w:rPr>
          <w:color w:val="808080" w:themeColor="background1" w:themeShade="80"/>
        </w:rPr>
        <w:instrText xml:space="preserve"> REF _Ref333068386 \h </w:instrText>
      </w:r>
      <w:r w:rsidR="00003B2E">
        <w:rPr>
          <w:color w:val="808080" w:themeColor="background1" w:themeShade="80"/>
        </w:rPr>
      </w:r>
      <w:r w:rsidR="00003B2E">
        <w:rPr>
          <w:color w:val="808080" w:themeColor="background1" w:themeShade="80"/>
        </w:rPr>
        <w:fldChar w:fldCharType="separate"/>
      </w:r>
      <w:proofErr w:type="spellStart"/>
      <w:r w:rsidR="00003B2E">
        <w:t>Figure</w:t>
      </w:r>
      <w:proofErr w:type="spellEnd"/>
      <w:r w:rsidR="00003B2E">
        <w:t xml:space="preserve"> </w:t>
      </w:r>
      <w:r w:rsidR="00003B2E">
        <w:rPr>
          <w:noProof/>
        </w:rPr>
        <w:t>1</w:t>
      </w:r>
      <w:r w:rsidR="00003B2E">
        <w:t>: Online Store</w:t>
      </w:r>
      <w:r w:rsidR="00003B2E">
        <w:rPr>
          <w:color w:val="808080" w:themeColor="background1" w:themeShade="80"/>
        </w:rPr>
        <w:fldChar w:fldCharType="end"/>
      </w:r>
      <w:r w:rsidR="00003B2E">
        <w:rPr>
          <w:color w:val="808080" w:themeColor="background1" w:themeShade="80"/>
        </w:rPr>
        <w:t>) shows</w:t>
      </w:r>
      <w:r>
        <w:rPr>
          <w:color w:val="808080" w:themeColor="background1" w:themeShade="80"/>
        </w:rPr>
        <w:t xml:space="preserve"> the architecture of the application:</w:t>
      </w:r>
    </w:p>
    <w:p w14:paraId="7C23D192" w14:textId="77777777" w:rsidR="007F259E" w:rsidRDefault="007F259E">
      <w:pPr>
        <w:rPr>
          <w:color w:val="808080" w:themeColor="background1" w:themeShade="80"/>
        </w:rPr>
      </w:pPr>
    </w:p>
    <w:p w14:paraId="3B12F994" w14:textId="77777777" w:rsidR="00003B2E" w:rsidRDefault="007F259E" w:rsidP="00CF571C">
      <w:pPr>
        <w:keepNext/>
      </w:pPr>
      <w:r w:rsidRPr="007F259E">
        <w:rPr>
          <w:noProof/>
          <w:color w:val="808080" w:themeColor="background1" w:themeShade="80"/>
        </w:rPr>
        <w:drawing>
          <wp:inline distT="0" distB="0" distL="0" distR="0" wp14:anchorId="1CCB5F84" wp14:editId="6C4AC03F">
            <wp:extent cx="3937635" cy="3583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0671" cy="3631325"/>
                    </a:xfrm>
                    <a:prstGeom prst="rect">
                      <a:avLst/>
                    </a:prstGeom>
                  </pic:spPr>
                </pic:pic>
              </a:graphicData>
            </a:graphic>
          </wp:inline>
        </w:drawing>
      </w:r>
    </w:p>
    <w:p w14:paraId="61FD65D3" w14:textId="1B11E280" w:rsidR="00003B2E" w:rsidRDefault="00003B2E" w:rsidP="00003B2E">
      <w:pPr>
        <w:pStyle w:val="Caption"/>
      </w:pPr>
      <w:bookmarkStart w:id="0" w:name="_Ref333068386"/>
      <w:r>
        <w:t xml:space="preserve">Figure </w:t>
      </w:r>
      <w:fldSimple w:instr=" SEQ Figure \* ARABIC ">
        <w:r>
          <w:rPr>
            <w:noProof/>
          </w:rPr>
          <w:t>1</w:t>
        </w:r>
      </w:fldSimple>
      <w:r>
        <w:t>: Online Store</w:t>
      </w:r>
      <w:bookmarkEnd w:id="0"/>
    </w:p>
    <w:p w14:paraId="350F5EFA" w14:textId="526D02D8" w:rsidR="007F259E" w:rsidRDefault="007F259E">
      <w:pPr>
        <w:rPr>
          <w:color w:val="808080" w:themeColor="background1" w:themeShade="80"/>
        </w:rPr>
      </w:pPr>
      <w:r>
        <w:rPr>
          <w:color w:val="808080" w:themeColor="background1" w:themeShade="80"/>
        </w:rPr>
        <w:t xml:space="preserve">  </w:t>
      </w:r>
    </w:p>
    <w:p w14:paraId="29BB614E" w14:textId="77777777" w:rsidR="007F259E" w:rsidRDefault="007F259E">
      <w:pPr>
        <w:rPr>
          <w:color w:val="808080" w:themeColor="background1" w:themeShade="80"/>
        </w:rPr>
      </w:pPr>
    </w:p>
    <w:p w14:paraId="1490C7ED" w14:textId="77777777" w:rsidR="007F259E" w:rsidRDefault="007F259E">
      <w:pPr>
        <w:rPr>
          <w:color w:val="808080" w:themeColor="background1" w:themeShade="80"/>
        </w:rPr>
      </w:pPr>
    </w:p>
    <w:p w14:paraId="3D96EEBB" w14:textId="0CA84B28" w:rsidR="007F259E" w:rsidRDefault="00003B2E">
      <w:pPr>
        <w:rPr>
          <w:color w:val="808080" w:themeColor="background1" w:themeShade="80"/>
        </w:rPr>
      </w:pPr>
      <w:r>
        <w:rPr>
          <w:color w:val="808080" w:themeColor="background1" w:themeShade="80"/>
        </w:rPr>
        <w:lastRenderedPageBreak/>
        <w:t xml:space="preserve">In our deployment we will </w:t>
      </w:r>
      <w:r w:rsidR="007F259E">
        <w:rPr>
          <w:color w:val="808080" w:themeColor="background1" w:themeShade="80"/>
        </w:rPr>
        <w:t>focus on</w:t>
      </w:r>
      <w:r>
        <w:rPr>
          <w:color w:val="808080" w:themeColor="background1" w:themeShade="80"/>
        </w:rPr>
        <w:t xml:space="preserve"> the</w:t>
      </w:r>
      <w:r w:rsidR="007F259E">
        <w:rPr>
          <w:color w:val="808080" w:themeColor="background1" w:themeShade="80"/>
        </w:rPr>
        <w:t xml:space="preserve"> </w:t>
      </w:r>
      <w:r w:rsidR="00242D45">
        <w:rPr>
          <w:color w:val="808080" w:themeColor="background1" w:themeShade="80"/>
        </w:rPr>
        <w:t xml:space="preserve">Orders </w:t>
      </w:r>
      <w:proofErr w:type="spellStart"/>
      <w:r w:rsidR="00242D45">
        <w:rPr>
          <w:color w:val="808080" w:themeColor="background1" w:themeShade="80"/>
        </w:rPr>
        <w:t>Microservice</w:t>
      </w:r>
      <w:proofErr w:type="spellEnd"/>
      <w:r w:rsidR="00242D45">
        <w:rPr>
          <w:color w:val="808080" w:themeColor="background1" w:themeShade="80"/>
        </w:rPr>
        <w:t>, which is implemented as a Java Liberty application connected to a SQL database</w:t>
      </w:r>
      <w:r>
        <w:rPr>
          <w:color w:val="808080" w:themeColor="background1" w:themeShade="80"/>
        </w:rPr>
        <w:t>.  In</w:t>
      </w:r>
      <w:r w:rsidR="00242D45">
        <w:rPr>
          <w:color w:val="808080" w:themeColor="background1" w:themeShade="80"/>
        </w:rPr>
        <w:t xml:space="preserve"> </w:t>
      </w:r>
      <w:r>
        <w:rPr>
          <w:color w:val="808080" w:themeColor="background1" w:themeShade="80"/>
        </w:rPr>
        <w:t xml:space="preserve">our tests </w:t>
      </w:r>
      <w:r w:rsidR="00242D45">
        <w:rPr>
          <w:color w:val="808080" w:themeColor="background1" w:themeShade="80"/>
        </w:rPr>
        <w:t xml:space="preserve">we will use MySQL </w:t>
      </w:r>
      <w:r>
        <w:rPr>
          <w:color w:val="808080" w:themeColor="background1" w:themeShade="80"/>
        </w:rPr>
        <w:t>as that SQL database.</w:t>
      </w:r>
    </w:p>
    <w:p w14:paraId="71187872" w14:textId="77777777" w:rsidR="007F259E" w:rsidRDefault="007F259E">
      <w:pPr>
        <w:rPr>
          <w:color w:val="808080" w:themeColor="background1" w:themeShade="80"/>
        </w:rPr>
      </w:pPr>
    </w:p>
    <w:p w14:paraId="727EB754" w14:textId="56AE10C1" w:rsidR="007F259E" w:rsidRDefault="007F259E">
      <w:pPr>
        <w:rPr>
          <w:color w:val="808080" w:themeColor="background1" w:themeShade="80"/>
        </w:rPr>
      </w:pPr>
      <w:r>
        <w:rPr>
          <w:color w:val="808080" w:themeColor="background1" w:themeShade="80"/>
        </w:rPr>
        <w:t xml:space="preserve">We will show how to create a bridge between the MySQL DB running </w:t>
      </w:r>
      <w:r w:rsidR="00003B2E">
        <w:rPr>
          <w:color w:val="808080" w:themeColor="background1" w:themeShade="80"/>
        </w:rPr>
        <w:t xml:space="preserve">on-premise (in our case, using </w:t>
      </w:r>
      <w:proofErr w:type="spellStart"/>
      <w:r w:rsidR="00003B2E">
        <w:rPr>
          <w:color w:val="808080" w:themeColor="background1" w:themeShade="80"/>
        </w:rPr>
        <w:t>Softlayer</w:t>
      </w:r>
      <w:proofErr w:type="spellEnd"/>
      <w:r w:rsidR="00003B2E">
        <w:rPr>
          <w:color w:val="808080" w:themeColor="background1" w:themeShade="80"/>
        </w:rPr>
        <w:t xml:space="preserve"> to simulate that on-premise deployment) </w:t>
      </w:r>
      <w:r>
        <w:rPr>
          <w:color w:val="808080" w:themeColor="background1" w:themeShade="80"/>
        </w:rPr>
        <w:t xml:space="preserve">behind a firewall and </w:t>
      </w:r>
      <w:r w:rsidR="00003B2E">
        <w:rPr>
          <w:color w:val="808080" w:themeColor="background1" w:themeShade="80"/>
        </w:rPr>
        <w:t xml:space="preserve">an </w:t>
      </w:r>
      <w:r>
        <w:rPr>
          <w:color w:val="808080" w:themeColor="background1" w:themeShade="80"/>
        </w:rPr>
        <w:t xml:space="preserve">Orders </w:t>
      </w:r>
      <w:proofErr w:type="spellStart"/>
      <w:r w:rsidR="00D02CC1">
        <w:rPr>
          <w:color w:val="808080" w:themeColor="background1" w:themeShade="80"/>
        </w:rPr>
        <w:t>M</w:t>
      </w:r>
      <w:r>
        <w:rPr>
          <w:color w:val="808080" w:themeColor="background1" w:themeShade="80"/>
        </w:rPr>
        <w:t>icroservice</w:t>
      </w:r>
      <w:proofErr w:type="spellEnd"/>
      <w:r>
        <w:rPr>
          <w:color w:val="808080" w:themeColor="background1" w:themeShade="80"/>
        </w:rPr>
        <w:t xml:space="preserve"> </w:t>
      </w:r>
      <w:r w:rsidR="00003B2E">
        <w:rPr>
          <w:color w:val="808080" w:themeColor="background1" w:themeShade="80"/>
        </w:rPr>
        <w:t xml:space="preserve">running in </w:t>
      </w:r>
      <w:proofErr w:type="spellStart"/>
      <w:r w:rsidR="00003B2E">
        <w:rPr>
          <w:color w:val="808080" w:themeColor="background1" w:themeShade="80"/>
        </w:rPr>
        <w:t>Bluemix</w:t>
      </w:r>
      <w:proofErr w:type="spellEnd"/>
      <w:r w:rsidR="00003B2E">
        <w:rPr>
          <w:color w:val="808080" w:themeColor="background1" w:themeShade="80"/>
        </w:rPr>
        <w:t xml:space="preserve"> </w:t>
      </w:r>
      <w:r>
        <w:rPr>
          <w:color w:val="808080" w:themeColor="background1" w:themeShade="80"/>
        </w:rPr>
        <w:t>using two of the mechanism</w:t>
      </w:r>
      <w:r w:rsidR="00003B2E">
        <w:rPr>
          <w:color w:val="808080" w:themeColor="background1" w:themeShade="80"/>
        </w:rPr>
        <w:t>s</w:t>
      </w:r>
      <w:r>
        <w:rPr>
          <w:color w:val="808080" w:themeColor="background1" w:themeShade="80"/>
        </w:rPr>
        <w:t xml:space="preserve"> offered by </w:t>
      </w:r>
      <w:r w:rsidR="001C2089">
        <w:rPr>
          <w:color w:val="808080" w:themeColor="background1" w:themeShade="80"/>
        </w:rPr>
        <w:t>Bluemix</w:t>
      </w:r>
      <w:r>
        <w:rPr>
          <w:color w:val="808080" w:themeColor="background1" w:themeShade="80"/>
        </w:rPr>
        <w:t>: Secure Gateway and VPN.</w:t>
      </w:r>
    </w:p>
    <w:p w14:paraId="52D19377" w14:textId="77777777" w:rsidR="007F259E" w:rsidRDefault="007F259E">
      <w:pPr>
        <w:rPr>
          <w:color w:val="808080" w:themeColor="background1" w:themeShade="80"/>
        </w:rPr>
      </w:pPr>
    </w:p>
    <w:p w14:paraId="4D13255B" w14:textId="17552FAF" w:rsidR="007F259E" w:rsidRDefault="007F259E">
      <w:pPr>
        <w:rPr>
          <w:color w:val="808080" w:themeColor="background1" w:themeShade="80"/>
        </w:rPr>
      </w:pPr>
      <w:r>
        <w:rPr>
          <w:color w:val="808080" w:themeColor="background1" w:themeShade="80"/>
        </w:rPr>
        <w:t xml:space="preserve">In the case of the Secure Gateway the deployment </w:t>
      </w:r>
      <w:r w:rsidR="00F176BA">
        <w:rPr>
          <w:color w:val="808080" w:themeColor="background1" w:themeShade="80"/>
        </w:rPr>
        <w:t xml:space="preserve">diagram </w:t>
      </w:r>
      <w:r>
        <w:rPr>
          <w:color w:val="808080" w:themeColor="background1" w:themeShade="80"/>
        </w:rPr>
        <w:t>changes as follows:</w:t>
      </w:r>
    </w:p>
    <w:p w14:paraId="728CE7D3" w14:textId="1E0CFA6F" w:rsidR="007F259E" w:rsidRDefault="007F259E">
      <w:pPr>
        <w:rPr>
          <w:noProof/>
          <w:color w:val="808080" w:themeColor="background1" w:themeShade="80"/>
        </w:rPr>
      </w:pPr>
    </w:p>
    <w:p w14:paraId="72F045C5" w14:textId="77777777" w:rsidR="00EA7F5B" w:rsidRDefault="00EA7F5B">
      <w:pPr>
        <w:rPr>
          <w:color w:val="808080" w:themeColor="background1" w:themeShade="80"/>
        </w:rPr>
      </w:pPr>
    </w:p>
    <w:p w14:paraId="6F822323" w14:textId="3A42D84A" w:rsidR="00EA7F5B" w:rsidRDefault="00EA7F5B">
      <w:pPr>
        <w:rPr>
          <w:color w:val="808080" w:themeColor="background1" w:themeShade="80"/>
        </w:rPr>
      </w:pPr>
      <w:commentRangeStart w:id="1"/>
      <w:commentRangeStart w:id="2"/>
      <w:commentRangeStart w:id="3"/>
      <w:r>
        <w:rPr>
          <w:noProof/>
          <w:color w:val="808080" w:themeColor="background1" w:themeShade="80"/>
        </w:rPr>
        <w:lastRenderedPageBreak/>
        <w:drawing>
          <wp:inline distT="0" distB="0" distL="0" distR="0" wp14:anchorId="17438BA0" wp14:editId="5B8E30C8">
            <wp:extent cx="5393802" cy="69248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6574" cy="6979785"/>
                    </a:xfrm>
                    <a:prstGeom prst="rect">
                      <a:avLst/>
                    </a:prstGeom>
                    <a:noFill/>
                    <a:ln>
                      <a:noFill/>
                    </a:ln>
                  </pic:spPr>
                </pic:pic>
              </a:graphicData>
            </a:graphic>
          </wp:inline>
        </w:drawing>
      </w:r>
      <w:commentRangeEnd w:id="1"/>
      <w:commentRangeEnd w:id="2"/>
      <w:commentRangeEnd w:id="3"/>
      <w:r w:rsidR="00E61BA6">
        <w:rPr>
          <w:rStyle w:val="CommentReference"/>
        </w:rPr>
        <w:commentReference w:id="1"/>
      </w:r>
      <w:r w:rsidR="00003B2E">
        <w:rPr>
          <w:rStyle w:val="CommentReference"/>
        </w:rPr>
        <w:commentReference w:id="2"/>
      </w:r>
      <w:r w:rsidR="00CF571C">
        <w:rPr>
          <w:rStyle w:val="CommentReference"/>
        </w:rPr>
        <w:commentReference w:id="3"/>
      </w:r>
    </w:p>
    <w:p w14:paraId="1FB8FFA2" w14:textId="77777777" w:rsidR="001C2089" w:rsidRDefault="001C2089">
      <w:pPr>
        <w:rPr>
          <w:color w:val="808080" w:themeColor="background1" w:themeShade="80"/>
        </w:rPr>
      </w:pPr>
    </w:p>
    <w:p w14:paraId="2436E601" w14:textId="77777777" w:rsidR="0059070B" w:rsidRDefault="0059070B">
      <w:pPr>
        <w:rPr>
          <w:color w:val="808080" w:themeColor="background1" w:themeShade="80"/>
        </w:rPr>
      </w:pPr>
    </w:p>
    <w:p w14:paraId="0FF7EE9F" w14:textId="77777777" w:rsidR="005905F4" w:rsidRDefault="005905F4">
      <w:pPr>
        <w:rPr>
          <w:color w:val="808080" w:themeColor="background1" w:themeShade="80"/>
        </w:rPr>
      </w:pPr>
    </w:p>
    <w:p w14:paraId="3589F17A" w14:textId="77777777" w:rsidR="005905F4" w:rsidRDefault="005905F4">
      <w:pPr>
        <w:rPr>
          <w:color w:val="808080" w:themeColor="background1" w:themeShade="80"/>
        </w:rPr>
      </w:pPr>
    </w:p>
    <w:p w14:paraId="08019324" w14:textId="77777777" w:rsidR="005905F4" w:rsidRDefault="005905F4">
      <w:pPr>
        <w:rPr>
          <w:color w:val="808080" w:themeColor="background1" w:themeShade="80"/>
        </w:rPr>
      </w:pPr>
    </w:p>
    <w:p w14:paraId="3F7679EF" w14:textId="77777777" w:rsidR="005905F4" w:rsidRDefault="005905F4">
      <w:pPr>
        <w:rPr>
          <w:color w:val="808080" w:themeColor="background1" w:themeShade="80"/>
        </w:rPr>
      </w:pPr>
    </w:p>
    <w:p w14:paraId="3F30A5F5" w14:textId="77777777" w:rsidR="005905F4" w:rsidRDefault="005905F4">
      <w:pPr>
        <w:rPr>
          <w:color w:val="808080" w:themeColor="background1" w:themeShade="80"/>
        </w:rPr>
      </w:pPr>
    </w:p>
    <w:p w14:paraId="4145FD33" w14:textId="46AB2DE4" w:rsidR="007F259E" w:rsidRDefault="00F176BA">
      <w:pPr>
        <w:rPr>
          <w:color w:val="808080" w:themeColor="background1" w:themeShade="80"/>
        </w:rPr>
      </w:pPr>
      <w:r>
        <w:rPr>
          <w:color w:val="808080" w:themeColor="background1" w:themeShade="80"/>
        </w:rPr>
        <w:lastRenderedPageBreak/>
        <w:t xml:space="preserve">While in </w:t>
      </w:r>
      <w:r w:rsidR="00921750">
        <w:rPr>
          <w:color w:val="808080" w:themeColor="background1" w:themeShade="80"/>
        </w:rPr>
        <w:t xml:space="preserve">the </w:t>
      </w:r>
      <w:r>
        <w:rPr>
          <w:color w:val="808080" w:themeColor="background1" w:themeShade="80"/>
        </w:rPr>
        <w:t xml:space="preserve">case of </w:t>
      </w:r>
      <w:r w:rsidR="00921750">
        <w:rPr>
          <w:color w:val="808080" w:themeColor="background1" w:themeShade="80"/>
        </w:rPr>
        <w:t xml:space="preserve">the </w:t>
      </w:r>
      <w:r>
        <w:rPr>
          <w:color w:val="808080" w:themeColor="background1" w:themeShade="80"/>
        </w:rPr>
        <w:t xml:space="preserve">VPN </w:t>
      </w:r>
      <w:r w:rsidR="0005745D">
        <w:rPr>
          <w:color w:val="808080" w:themeColor="background1" w:themeShade="80"/>
        </w:rPr>
        <w:t xml:space="preserve">Gateway </w:t>
      </w:r>
      <w:r>
        <w:rPr>
          <w:color w:val="808080" w:themeColor="background1" w:themeShade="80"/>
        </w:rPr>
        <w:t xml:space="preserve">the deployment diagram </w:t>
      </w:r>
      <w:r w:rsidR="00921750">
        <w:rPr>
          <w:color w:val="808080" w:themeColor="background1" w:themeShade="80"/>
        </w:rPr>
        <w:t xml:space="preserve">changes to </w:t>
      </w:r>
      <w:r>
        <w:rPr>
          <w:color w:val="808080" w:themeColor="background1" w:themeShade="80"/>
        </w:rPr>
        <w:t>the following:</w:t>
      </w:r>
    </w:p>
    <w:p w14:paraId="3A131DCC" w14:textId="524AEDA0" w:rsidR="00F176BA" w:rsidRDefault="00F176BA">
      <w:pPr>
        <w:rPr>
          <w:noProof/>
          <w:color w:val="808080" w:themeColor="background1" w:themeShade="80"/>
        </w:rPr>
      </w:pPr>
    </w:p>
    <w:p w14:paraId="1F8AF80E" w14:textId="32DDEA76" w:rsidR="00D87730" w:rsidRDefault="00D87730">
      <w:pPr>
        <w:rPr>
          <w:color w:val="808080" w:themeColor="background1" w:themeShade="80"/>
        </w:rPr>
      </w:pPr>
      <w:commentRangeStart w:id="4"/>
      <w:r>
        <w:rPr>
          <w:noProof/>
          <w:color w:val="808080" w:themeColor="background1" w:themeShade="80"/>
        </w:rPr>
        <w:drawing>
          <wp:inline distT="0" distB="0" distL="0" distR="0" wp14:anchorId="0D2BFB02" wp14:editId="5B2F9D80">
            <wp:extent cx="5335929" cy="6785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330" cy="6828429"/>
                    </a:xfrm>
                    <a:prstGeom prst="rect">
                      <a:avLst/>
                    </a:prstGeom>
                    <a:noFill/>
                    <a:ln>
                      <a:noFill/>
                    </a:ln>
                  </pic:spPr>
                </pic:pic>
              </a:graphicData>
            </a:graphic>
          </wp:inline>
        </w:drawing>
      </w:r>
      <w:commentRangeEnd w:id="4"/>
      <w:r w:rsidR="00921750">
        <w:rPr>
          <w:rStyle w:val="CommentReference"/>
        </w:rPr>
        <w:commentReference w:id="4"/>
      </w:r>
    </w:p>
    <w:p w14:paraId="668B583D" w14:textId="77777777" w:rsidR="007F259E" w:rsidRDefault="007F259E">
      <w:pPr>
        <w:rPr>
          <w:color w:val="808080" w:themeColor="background1" w:themeShade="80"/>
        </w:rPr>
      </w:pPr>
    </w:p>
    <w:p w14:paraId="541A2237" w14:textId="62515E16" w:rsidR="00242D45" w:rsidRDefault="00242D45">
      <w:pPr>
        <w:rPr>
          <w:color w:val="808080" w:themeColor="background1" w:themeShade="80"/>
        </w:rPr>
      </w:pPr>
      <w:r>
        <w:rPr>
          <w:color w:val="808080" w:themeColor="background1" w:themeShade="80"/>
        </w:rPr>
        <w:t xml:space="preserve">  </w:t>
      </w:r>
    </w:p>
    <w:p w14:paraId="232914B0" w14:textId="474C7F9E" w:rsidR="004A17FC" w:rsidRDefault="008D4851">
      <w:pPr>
        <w:rPr>
          <w:color w:val="808080" w:themeColor="background1" w:themeShade="80"/>
        </w:rPr>
      </w:pPr>
      <w:r>
        <w:rPr>
          <w:color w:val="808080" w:themeColor="background1" w:themeShade="80"/>
        </w:rPr>
        <w:t xml:space="preserve">The </w:t>
      </w:r>
      <w:r w:rsidR="00F176BA">
        <w:rPr>
          <w:color w:val="808080" w:themeColor="background1" w:themeShade="80"/>
        </w:rPr>
        <w:t xml:space="preserve">Secure Gateway </w:t>
      </w:r>
      <w:r w:rsidR="00D87730">
        <w:rPr>
          <w:color w:val="808080" w:themeColor="background1" w:themeShade="80"/>
        </w:rPr>
        <w:t xml:space="preserve">and VPN </w:t>
      </w:r>
      <w:r>
        <w:rPr>
          <w:color w:val="808080" w:themeColor="background1" w:themeShade="80"/>
        </w:rPr>
        <w:t>Services a</w:t>
      </w:r>
      <w:r w:rsidR="00F176BA">
        <w:rPr>
          <w:color w:val="808080" w:themeColor="background1" w:themeShade="80"/>
        </w:rPr>
        <w:t xml:space="preserve">re </w:t>
      </w:r>
      <w:r w:rsidR="00D87730">
        <w:rPr>
          <w:color w:val="808080" w:themeColor="background1" w:themeShade="80"/>
        </w:rPr>
        <w:t xml:space="preserve">both </w:t>
      </w:r>
      <w:r w:rsidR="00F176BA">
        <w:rPr>
          <w:color w:val="808080" w:themeColor="background1" w:themeShade="80"/>
        </w:rPr>
        <w:t>used to provide secure and reliable way</w:t>
      </w:r>
      <w:r>
        <w:rPr>
          <w:color w:val="808080" w:themeColor="background1" w:themeShade="80"/>
        </w:rPr>
        <w:t>s</w:t>
      </w:r>
      <w:r w:rsidR="00F176BA">
        <w:rPr>
          <w:color w:val="808080" w:themeColor="background1" w:themeShade="80"/>
        </w:rPr>
        <w:t xml:space="preserve"> to </w:t>
      </w:r>
      <w:r>
        <w:rPr>
          <w:color w:val="808080" w:themeColor="background1" w:themeShade="80"/>
        </w:rPr>
        <w:t>cross a c</w:t>
      </w:r>
      <w:r w:rsidR="00F176BA">
        <w:rPr>
          <w:color w:val="808080" w:themeColor="background1" w:themeShade="80"/>
        </w:rPr>
        <w:t>ustomer’s firewall. They have both pros and cons that we will discuss later in this document.</w:t>
      </w:r>
    </w:p>
    <w:p w14:paraId="6A7F9986" w14:textId="77777777" w:rsidR="00B02DBF" w:rsidRDefault="00B02DBF">
      <w:pPr>
        <w:rPr>
          <w:color w:val="808080" w:themeColor="background1" w:themeShade="80"/>
        </w:rPr>
      </w:pPr>
    </w:p>
    <w:p w14:paraId="378C8048" w14:textId="77777777" w:rsidR="00B02DBF" w:rsidRDefault="00B02DBF">
      <w:pPr>
        <w:rPr>
          <w:b/>
        </w:rPr>
      </w:pPr>
    </w:p>
    <w:p w14:paraId="24A03B95" w14:textId="6492608C" w:rsidR="007B2A4C" w:rsidRDefault="007B2A4C" w:rsidP="00A858F2">
      <w:pPr>
        <w:pStyle w:val="Heading2"/>
      </w:pPr>
      <w:r w:rsidRPr="007B2A4C">
        <w:t>Deploy your application</w:t>
      </w:r>
      <w:r w:rsidR="00B02DBF">
        <w:t>/solution</w:t>
      </w:r>
    </w:p>
    <w:p w14:paraId="7B9CE967" w14:textId="77777777" w:rsidR="003935E9" w:rsidRDefault="003935E9">
      <w:pPr>
        <w:rPr>
          <w:color w:val="808080" w:themeColor="background1" w:themeShade="80"/>
        </w:rPr>
      </w:pPr>
    </w:p>
    <w:p w14:paraId="053D73CB" w14:textId="5042303E" w:rsidR="00527114" w:rsidRDefault="003935E9" w:rsidP="00527114">
      <w:pPr>
        <w:rPr>
          <w:color w:val="808080" w:themeColor="background1" w:themeShade="80"/>
        </w:rPr>
      </w:pPr>
      <w:r>
        <w:rPr>
          <w:color w:val="808080" w:themeColor="background1" w:themeShade="80"/>
        </w:rPr>
        <w:t xml:space="preserve">This section contains step-by-step </w:t>
      </w:r>
      <w:r w:rsidR="005C07FC">
        <w:rPr>
          <w:color w:val="808080" w:themeColor="background1" w:themeShade="80"/>
        </w:rPr>
        <w:t xml:space="preserve">instructions </w:t>
      </w:r>
      <w:r>
        <w:rPr>
          <w:color w:val="808080" w:themeColor="background1" w:themeShade="80"/>
        </w:rPr>
        <w:t xml:space="preserve">that will guide you through the setup of the environment using both </w:t>
      </w:r>
      <w:r w:rsidR="005C07FC">
        <w:rPr>
          <w:color w:val="808080" w:themeColor="background1" w:themeShade="80"/>
        </w:rPr>
        <w:t xml:space="preserve">the </w:t>
      </w:r>
      <w:r>
        <w:rPr>
          <w:color w:val="808080" w:themeColor="background1" w:themeShade="80"/>
        </w:rPr>
        <w:t>Secure Gateway and VPN</w:t>
      </w:r>
      <w:r w:rsidR="005C07FC">
        <w:rPr>
          <w:color w:val="808080" w:themeColor="background1" w:themeShade="80"/>
        </w:rPr>
        <w:t xml:space="preserve"> Services</w:t>
      </w:r>
      <w:r>
        <w:rPr>
          <w:color w:val="808080" w:themeColor="background1" w:themeShade="80"/>
        </w:rPr>
        <w:t xml:space="preserve">. </w:t>
      </w:r>
      <w:r w:rsidR="00F01D5B">
        <w:rPr>
          <w:color w:val="808080" w:themeColor="background1" w:themeShade="80"/>
        </w:rPr>
        <w:t xml:space="preserve">  The </w:t>
      </w:r>
      <w:r w:rsidR="00527114">
        <w:rPr>
          <w:color w:val="808080" w:themeColor="background1" w:themeShade="80"/>
        </w:rPr>
        <w:t xml:space="preserve">Secure Gateway is required to connect </w:t>
      </w:r>
      <w:proofErr w:type="spellStart"/>
      <w:r w:rsidR="00527114">
        <w:rPr>
          <w:color w:val="808080" w:themeColor="background1" w:themeShade="80"/>
        </w:rPr>
        <w:t>Bluemix</w:t>
      </w:r>
      <w:proofErr w:type="spellEnd"/>
      <w:r w:rsidR="00F01D5B">
        <w:rPr>
          <w:color w:val="808080" w:themeColor="background1" w:themeShade="80"/>
        </w:rPr>
        <w:t xml:space="preserve"> Cloud Foundry Applications </w:t>
      </w:r>
      <w:r w:rsidR="00527114">
        <w:rPr>
          <w:color w:val="808080" w:themeColor="background1" w:themeShade="80"/>
        </w:rPr>
        <w:t xml:space="preserve">to </w:t>
      </w:r>
      <w:proofErr w:type="spellStart"/>
      <w:r w:rsidR="00527114">
        <w:rPr>
          <w:color w:val="808080" w:themeColor="background1" w:themeShade="80"/>
        </w:rPr>
        <w:t>on-premise</w:t>
      </w:r>
      <w:proofErr w:type="spellEnd"/>
      <w:r w:rsidR="00527114">
        <w:rPr>
          <w:color w:val="808080" w:themeColor="background1" w:themeShade="80"/>
        </w:rPr>
        <w:t xml:space="preserve"> services, whereas VPN is required to connect IBM Containers to on-premise services.</w:t>
      </w:r>
    </w:p>
    <w:p w14:paraId="08782C05" w14:textId="77777777" w:rsidR="00527114" w:rsidRDefault="00527114">
      <w:pPr>
        <w:rPr>
          <w:color w:val="808080" w:themeColor="background1" w:themeShade="80"/>
        </w:rPr>
      </w:pPr>
    </w:p>
    <w:p w14:paraId="7D033E2D" w14:textId="4EEEECB0" w:rsidR="00B02DBF" w:rsidRDefault="003935E9" w:rsidP="00B02DBF">
      <w:pPr>
        <w:rPr>
          <w:color w:val="808080" w:themeColor="background1" w:themeShade="80"/>
        </w:rPr>
      </w:pPr>
      <w:r>
        <w:rPr>
          <w:color w:val="808080" w:themeColor="background1" w:themeShade="80"/>
        </w:rPr>
        <w:t xml:space="preserve">If you are not interested in </w:t>
      </w:r>
      <w:r w:rsidR="00F01D5B">
        <w:rPr>
          <w:color w:val="808080" w:themeColor="background1" w:themeShade="80"/>
        </w:rPr>
        <w:t xml:space="preserve">performing a </w:t>
      </w:r>
      <w:r>
        <w:rPr>
          <w:color w:val="808080" w:themeColor="background1" w:themeShade="80"/>
        </w:rPr>
        <w:t xml:space="preserve">comparative analysis between the two </w:t>
      </w:r>
      <w:r w:rsidR="00F01D5B">
        <w:rPr>
          <w:color w:val="808080" w:themeColor="background1" w:themeShade="80"/>
        </w:rPr>
        <w:t xml:space="preserve">compute </w:t>
      </w:r>
      <w:r>
        <w:rPr>
          <w:color w:val="808080" w:themeColor="background1" w:themeShade="80"/>
        </w:rPr>
        <w:t xml:space="preserve">options, </w:t>
      </w:r>
      <w:r w:rsidR="00F01D5B">
        <w:rPr>
          <w:color w:val="808080" w:themeColor="background1" w:themeShade="80"/>
        </w:rPr>
        <w:t xml:space="preserve">or </w:t>
      </w:r>
      <w:r>
        <w:rPr>
          <w:color w:val="808080" w:themeColor="background1" w:themeShade="80"/>
        </w:rPr>
        <w:t xml:space="preserve">if you have already </w:t>
      </w:r>
      <w:r w:rsidR="00F01D5B">
        <w:rPr>
          <w:color w:val="808080" w:themeColor="background1" w:themeShade="80"/>
        </w:rPr>
        <w:t>determined</w:t>
      </w:r>
      <w:r>
        <w:rPr>
          <w:color w:val="808080" w:themeColor="background1" w:themeShade="80"/>
        </w:rPr>
        <w:t xml:space="preserve"> your preferred option, you </w:t>
      </w:r>
      <w:r w:rsidR="00F01D5B">
        <w:rPr>
          <w:color w:val="808080" w:themeColor="background1" w:themeShade="80"/>
        </w:rPr>
        <w:t xml:space="preserve">may </w:t>
      </w:r>
      <w:r>
        <w:rPr>
          <w:color w:val="808080" w:themeColor="background1" w:themeShade="80"/>
        </w:rPr>
        <w:t>implement only one of</w:t>
      </w:r>
      <w:r w:rsidR="00F01D5B">
        <w:rPr>
          <w:color w:val="808080" w:themeColor="background1" w:themeShade="80"/>
        </w:rPr>
        <w:t xml:space="preserve"> the</w:t>
      </w:r>
      <w:r>
        <w:rPr>
          <w:color w:val="808080" w:themeColor="background1" w:themeShade="80"/>
        </w:rPr>
        <w:t xml:space="preserve"> two possible cho</w:t>
      </w:r>
      <w:r w:rsidR="00BE3EF7">
        <w:rPr>
          <w:color w:val="808080" w:themeColor="background1" w:themeShade="80"/>
        </w:rPr>
        <w:t>ic</w:t>
      </w:r>
      <w:r>
        <w:rPr>
          <w:color w:val="808080" w:themeColor="background1" w:themeShade="80"/>
        </w:rPr>
        <w:t>es.</w:t>
      </w:r>
    </w:p>
    <w:p w14:paraId="088B9F98" w14:textId="77777777" w:rsidR="00F305FC" w:rsidRDefault="00F305FC" w:rsidP="00B02DBF">
      <w:pPr>
        <w:rPr>
          <w:color w:val="808080" w:themeColor="background1" w:themeShade="80"/>
        </w:rPr>
      </w:pPr>
    </w:p>
    <w:p w14:paraId="6BFAFAE1" w14:textId="22EEC224" w:rsidR="003935E9" w:rsidRDefault="000D04CC" w:rsidP="00F1475D">
      <w:pPr>
        <w:pStyle w:val="Heading3"/>
      </w:pPr>
      <w:r>
        <w:t xml:space="preserve">Setup MySQL Database Server in </w:t>
      </w:r>
      <w:proofErr w:type="spellStart"/>
      <w:r>
        <w:t>SoftLayer</w:t>
      </w:r>
      <w:proofErr w:type="spellEnd"/>
    </w:p>
    <w:p w14:paraId="597970F1" w14:textId="3EB655EB" w:rsidR="000D04CC" w:rsidRDefault="00E40816" w:rsidP="00B02DBF">
      <w:pPr>
        <w:rPr>
          <w:color w:val="808080" w:themeColor="background1" w:themeShade="80"/>
        </w:rPr>
      </w:pPr>
      <w:r>
        <w:rPr>
          <w:color w:val="808080" w:themeColor="background1" w:themeShade="80"/>
        </w:rPr>
        <w:t xml:space="preserve">MySQL database server can be </w:t>
      </w:r>
      <w:r w:rsidR="00550FB4">
        <w:rPr>
          <w:color w:val="808080" w:themeColor="background1" w:themeShade="80"/>
        </w:rPr>
        <w:t xml:space="preserve">setup in </w:t>
      </w:r>
      <w:proofErr w:type="spellStart"/>
      <w:r w:rsidR="00550FB4">
        <w:rPr>
          <w:color w:val="808080" w:themeColor="background1" w:themeShade="80"/>
        </w:rPr>
        <w:t>SoftLayer</w:t>
      </w:r>
      <w:proofErr w:type="spellEnd"/>
      <w:r w:rsidR="00550FB4">
        <w:rPr>
          <w:color w:val="808080" w:themeColor="background1" w:themeShade="80"/>
        </w:rPr>
        <w:t xml:space="preserve"> by placing an order to provision a Virtual Server Instance (VSI) pre-installed with MySQL server software.</w:t>
      </w:r>
    </w:p>
    <w:p w14:paraId="4CB5FB18" w14:textId="77777777" w:rsidR="00550FB4" w:rsidRDefault="00550FB4" w:rsidP="00B02DBF">
      <w:pPr>
        <w:rPr>
          <w:color w:val="808080" w:themeColor="background1" w:themeShade="80"/>
        </w:rPr>
      </w:pPr>
    </w:p>
    <w:p w14:paraId="46672711" w14:textId="717E0865" w:rsidR="00F1475D" w:rsidRPr="00F1475D" w:rsidRDefault="000A04F9" w:rsidP="00F1475D">
      <w:pPr>
        <w:pStyle w:val="ListParagraph"/>
        <w:numPr>
          <w:ilvl w:val="0"/>
          <w:numId w:val="23"/>
        </w:numPr>
        <w:rPr>
          <w:color w:val="808080" w:themeColor="background1" w:themeShade="80"/>
        </w:rPr>
      </w:pPr>
      <w:r>
        <w:t xml:space="preserve">Log into </w:t>
      </w:r>
      <w:proofErr w:type="spellStart"/>
      <w:r>
        <w:t>SoftLayer</w:t>
      </w:r>
      <w:proofErr w:type="spellEnd"/>
      <w:r>
        <w:t xml:space="preserve"> Portal. </w:t>
      </w:r>
      <w:r w:rsidR="00F1475D" w:rsidRPr="00F1475D">
        <w:rPr>
          <w:color w:val="808080" w:themeColor="background1" w:themeShade="80"/>
        </w:rPr>
        <w:t>Place Order for an Hourly/Monthly VSI using following options. Default selections can be made for other options.</w:t>
      </w:r>
    </w:p>
    <w:p w14:paraId="43553850" w14:textId="77777777" w:rsidR="00F1475D" w:rsidRPr="00F1475D" w:rsidRDefault="00F1475D" w:rsidP="00F1475D">
      <w:pPr>
        <w:ind w:left="720"/>
        <w:rPr>
          <w:b/>
          <w:color w:val="808080" w:themeColor="background1" w:themeShade="80"/>
        </w:rPr>
      </w:pPr>
      <w:r w:rsidRPr="00F1475D">
        <w:rPr>
          <w:color w:val="808080" w:themeColor="background1" w:themeShade="80"/>
        </w:rPr>
        <w:t xml:space="preserve">Operating System: </w:t>
      </w:r>
      <w:r w:rsidRPr="00F1475D">
        <w:rPr>
          <w:b/>
          <w:color w:val="808080" w:themeColor="background1" w:themeShade="80"/>
        </w:rPr>
        <w:t>CentOS 7.x - Minimal Install (64 bit)</w:t>
      </w:r>
    </w:p>
    <w:p w14:paraId="375E1E1E" w14:textId="77777777" w:rsidR="00F1475D" w:rsidRPr="00F1475D" w:rsidRDefault="00F1475D" w:rsidP="00F1475D">
      <w:pPr>
        <w:ind w:left="720"/>
        <w:rPr>
          <w:color w:val="808080" w:themeColor="background1" w:themeShade="80"/>
        </w:rPr>
      </w:pPr>
      <w:r w:rsidRPr="00F1475D">
        <w:rPr>
          <w:color w:val="808080" w:themeColor="background1" w:themeShade="80"/>
        </w:rPr>
        <w:t xml:space="preserve">Uplink Port Speeds: </w:t>
      </w:r>
      <w:r w:rsidRPr="00F1475D">
        <w:rPr>
          <w:b/>
          <w:color w:val="808080" w:themeColor="background1" w:themeShade="80"/>
        </w:rPr>
        <w:t>Private Only</w:t>
      </w:r>
    </w:p>
    <w:p w14:paraId="30B6428F" w14:textId="77777777" w:rsidR="00F1475D" w:rsidRPr="00F1475D" w:rsidRDefault="00F1475D" w:rsidP="00F1475D">
      <w:pPr>
        <w:ind w:left="720"/>
        <w:rPr>
          <w:color w:val="808080" w:themeColor="background1" w:themeShade="80"/>
        </w:rPr>
      </w:pPr>
      <w:r w:rsidRPr="00F1475D">
        <w:rPr>
          <w:color w:val="808080" w:themeColor="background1" w:themeShade="80"/>
        </w:rPr>
        <w:t xml:space="preserve">Database Software: </w:t>
      </w:r>
      <w:r w:rsidRPr="00F1475D">
        <w:rPr>
          <w:b/>
          <w:color w:val="808080" w:themeColor="background1" w:themeShade="80"/>
        </w:rPr>
        <w:t>MySQL for Linux</w:t>
      </w:r>
    </w:p>
    <w:p w14:paraId="19A94E7A" w14:textId="77777777" w:rsidR="00F1475D" w:rsidRPr="00F1475D" w:rsidRDefault="00F1475D" w:rsidP="00F1475D">
      <w:pPr>
        <w:rPr>
          <w:color w:val="808080" w:themeColor="background1" w:themeShade="80"/>
        </w:rPr>
      </w:pPr>
    </w:p>
    <w:p w14:paraId="5B2443BC" w14:textId="06F78CDA" w:rsidR="00F1475D" w:rsidRPr="00F1475D" w:rsidRDefault="00F1475D" w:rsidP="00F1475D">
      <w:pPr>
        <w:pStyle w:val="ListParagraph"/>
        <w:numPr>
          <w:ilvl w:val="0"/>
          <w:numId w:val="23"/>
        </w:numPr>
        <w:rPr>
          <w:color w:val="808080" w:themeColor="background1" w:themeShade="80"/>
        </w:rPr>
      </w:pPr>
      <w:r w:rsidRPr="00F1475D">
        <w:rPr>
          <w:color w:val="808080" w:themeColor="background1" w:themeShade="80"/>
        </w:rPr>
        <w:t xml:space="preserve">After the CentOS VSI </w:t>
      </w:r>
      <w:proofErr w:type="spellStart"/>
      <w:r w:rsidRPr="00F1475D">
        <w:rPr>
          <w:color w:val="808080" w:themeColor="background1" w:themeShade="80"/>
        </w:rPr>
        <w:t>VSI</w:t>
      </w:r>
      <w:proofErr w:type="spellEnd"/>
      <w:r w:rsidRPr="00F1475D">
        <w:rPr>
          <w:color w:val="808080" w:themeColor="background1" w:themeShade="80"/>
        </w:rPr>
        <w:t xml:space="preserve"> is successfully provisioned, note down the private </w:t>
      </w:r>
      <w:proofErr w:type="spellStart"/>
      <w:r w:rsidRPr="00F1475D">
        <w:rPr>
          <w:color w:val="808080" w:themeColor="background1" w:themeShade="80"/>
        </w:rPr>
        <w:t>ip</w:t>
      </w:r>
      <w:proofErr w:type="spellEnd"/>
      <w:r w:rsidRPr="00F1475D">
        <w:rPr>
          <w:color w:val="808080" w:themeColor="background1" w:themeShade="80"/>
        </w:rPr>
        <w:t xml:space="preserve">-address and password for user-id </w:t>
      </w:r>
      <w:r w:rsidRPr="00F1475D">
        <w:rPr>
          <w:b/>
          <w:color w:val="808080" w:themeColor="background1" w:themeShade="80"/>
        </w:rPr>
        <w:t>root</w:t>
      </w:r>
      <w:r w:rsidRPr="00F1475D">
        <w:rPr>
          <w:color w:val="808080" w:themeColor="background1" w:themeShade="80"/>
        </w:rPr>
        <w:t>.</w:t>
      </w:r>
    </w:p>
    <w:p w14:paraId="194770B2" w14:textId="77777777" w:rsidR="00F1475D" w:rsidRPr="00F1475D" w:rsidRDefault="00F1475D" w:rsidP="00F1475D">
      <w:pPr>
        <w:rPr>
          <w:color w:val="808080" w:themeColor="background1" w:themeShade="80"/>
        </w:rPr>
      </w:pPr>
    </w:p>
    <w:p w14:paraId="64BB17A1" w14:textId="77777777" w:rsidR="00F1475D" w:rsidRPr="00F1475D" w:rsidRDefault="00F1475D" w:rsidP="00F1475D">
      <w:pPr>
        <w:pStyle w:val="ListParagraph"/>
        <w:numPr>
          <w:ilvl w:val="0"/>
          <w:numId w:val="23"/>
        </w:numPr>
        <w:rPr>
          <w:color w:val="808080" w:themeColor="background1" w:themeShade="80"/>
        </w:rPr>
      </w:pPr>
      <w:r w:rsidRPr="00F1475D">
        <w:rPr>
          <w:color w:val="808080" w:themeColor="background1" w:themeShade="80"/>
        </w:rPr>
        <w:t xml:space="preserve">Connect to </w:t>
      </w:r>
      <w:proofErr w:type="spellStart"/>
      <w:r w:rsidRPr="00F1475D">
        <w:rPr>
          <w:color w:val="808080" w:themeColor="background1" w:themeShade="80"/>
        </w:rPr>
        <w:t>SoftLayer</w:t>
      </w:r>
      <w:proofErr w:type="spellEnd"/>
      <w:r w:rsidRPr="00F1475D">
        <w:rPr>
          <w:color w:val="808080" w:themeColor="background1" w:themeShade="80"/>
        </w:rPr>
        <w:t xml:space="preserve"> VPN, and </w:t>
      </w:r>
      <w:proofErr w:type="spellStart"/>
      <w:r w:rsidRPr="00F1475D">
        <w:rPr>
          <w:color w:val="808080" w:themeColor="background1" w:themeShade="80"/>
        </w:rPr>
        <w:t>ssh</w:t>
      </w:r>
      <w:proofErr w:type="spellEnd"/>
      <w:r w:rsidRPr="00F1475D">
        <w:rPr>
          <w:color w:val="808080" w:themeColor="background1" w:themeShade="80"/>
        </w:rPr>
        <w:t xml:space="preserve"> to the VSI as </w:t>
      </w:r>
      <w:r w:rsidRPr="00F1475D">
        <w:rPr>
          <w:b/>
          <w:color w:val="808080" w:themeColor="background1" w:themeShade="80"/>
        </w:rPr>
        <w:t>root</w:t>
      </w:r>
      <w:r w:rsidRPr="00F1475D">
        <w:rPr>
          <w:color w:val="808080" w:themeColor="background1" w:themeShade="80"/>
        </w:rPr>
        <w:t>.</w:t>
      </w:r>
    </w:p>
    <w:p w14:paraId="788679D0" w14:textId="77777777" w:rsidR="00F1475D" w:rsidRPr="00F1475D" w:rsidRDefault="00F1475D" w:rsidP="00F1475D">
      <w:pPr>
        <w:rPr>
          <w:color w:val="808080" w:themeColor="background1" w:themeShade="80"/>
        </w:rPr>
      </w:pPr>
    </w:p>
    <w:p w14:paraId="7DA02E12" w14:textId="77777777" w:rsidR="00F1475D" w:rsidRDefault="00F1475D" w:rsidP="00F1475D">
      <w:pPr>
        <w:pStyle w:val="ListParagraph"/>
        <w:numPr>
          <w:ilvl w:val="0"/>
          <w:numId w:val="23"/>
        </w:numPr>
        <w:rPr>
          <w:color w:val="808080" w:themeColor="background1" w:themeShade="80"/>
        </w:rPr>
      </w:pPr>
      <w:r w:rsidRPr="00F1475D">
        <w:rPr>
          <w:color w:val="808080" w:themeColor="background1" w:themeShade="80"/>
        </w:rPr>
        <w:t>Connect to MySQL (</w:t>
      </w:r>
      <w:proofErr w:type="spellStart"/>
      <w:r w:rsidRPr="00F1475D">
        <w:rPr>
          <w:color w:val="808080" w:themeColor="background1" w:themeShade="80"/>
        </w:rPr>
        <w:t>MariaDB</w:t>
      </w:r>
      <w:proofErr w:type="spellEnd"/>
      <w:r w:rsidRPr="00F1475D">
        <w:rPr>
          <w:color w:val="808080" w:themeColor="background1" w:themeShade="80"/>
        </w:rPr>
        <w:t xml:space="preserve">) server CLI by typing </w:t>
      </w:r>
      <w:proofErr w:type="spellStart"/>
      <w:r w:rsidRPr="00F1475D">
        <w:rPr>
          <w:b/>
          <w:color w:val="808080" w:themeColor="background1" w:themeShade="80"/>
        </w:rPr>
        <w:t>mysql</w:t>
      </w:r>
      <w:proofErr w:type="spellEnd"/>
      <w:r w:rsidRPr="00F1475D">
        <w:rPr>
          <w:color w:val="808080" w:themeColor="background1" w:themeShade="80"/>
        </w:rPr>
        <w:t xml:space="preserve"> at Linux command prompt. </w:t>
      </w:r>
    </w:p>
    <w:p w14:paraId="59FC2A34" w14:textId="05146333" w:rsidR="00F1475D" w:rsidRPr="00F1475D" w:rsidRDefault="00F1475D" w:rsidP="00F1475D">
      <w:pPr>
        <w:ind w:left="720"/>
        <w:rPr>
          <w:rStyle w:val="SubtleEmphasis"/>
        </w:rPr>
      </w:pPr>
      <w:r w:rsidRPr="00F1475D">
        <w:rPr>
          <w:rStyle w:val="SubtleEmphasis"/>
        </w:rPr>
        <w:t>Instructions here are limited to creating a database and a user to access the database, refer to MySQL documentation to setup a secure production grade MySQL database server.</w:t>
      </w:r>
    </w:p>
    <w:p w14:paraId="39EC00A8" w14:textId="77777777" w:rsidR="00F1475D" w:rsidRPr="00F1475D" w:rsidRDefault="00F1475D" w:rsidP="00F1475D">
      <w:pPr>
        <w:rPr>
          <w:color w:val="808080" w:themeColor="background1" w:themeShade="80"/>
        </w:rPr>
      </w:pPr>
    </w:p>
    <w:p w14:paraId="25528329" w14:textId="2DE1F8DC" w:rsidR="007D376D" w:rsidRDefault="00F1475D" w:rsidP="00F1475D">
      <w:pPr>
        <w:pStyle w:val="ListParagraph"/>
        <w:numPr>
          <w:ilvl w:val="0"/>
          <w:numId w:val="23"/>
        </w:numPr>
        <w:rPr>
          <w:color w:val="808080" w:themeColor="background1" w:themeShade="80"/>
        </w:rPr>
      </w:pPr>
      <w:r w:rsidRPr="00F1475D">
        <w:rPr>
          <w:color w:val="808080" w:themeColor="background1" w:themeShade="80"/>
        </w:rPr>
        <w:t xml:space="preserve">Create orders database and </w:t>
      </w:r>
      <w:proofErr w:type="spellStart"/>
      <w:r w:rsidRPr="00F1475D">
        <w:rPr>
          <w:color w:val="808080" w:themeColor="background1" w:themeShade="80"/>
        </w:rPr>
        <w:t>orders_dbuser</w:t>
      </w:r>
      <w:proofErr w:type="spellEnd"/>
      <w:r w:rsidRPr="00F1475D">
        <w:rPr>
          <w:color w:val="808080" w:themeColor="background1" w:themeShade="80"/>
        </w:rPr>
        <w:t xml:space="preserve"> to use the database.</w:t>
      </w:r>
    </w:p>
    <w:p w14:paraId="7283AB7C" w14:textId="77777777" w:rsidR="00F1475D" w:rsidRPr="00F1475D" w:rsidRDefault="00F1475D" w:rsidP="00F1475D">
      <w:pPr>
        <w:pStyle w:val="code"/>
      </w:pPr>
      <w:proofErr w:type="spellStart"/>
      <w:r w:rsidRPr="00F1475D">
        <w:t>MariaDB</w:t>
      </w:r>
      <w:proofErr w:type="spellEnd"/>
      <w:r w:rsidRPr="00F1475D">
        <w:t xml:space="preserve"> [(none)]&gt; CREATE DATABASE orders;</w:t>
      </w:r>
    </w:p>
    <w:p w14:paraId="405697DA" w14:textId="77777777" w:rsidR="00F1475D" w:rsidRPr="00F1475D" w:rsidRDefault="00F1475D" w:rsidP="00F1475D">
      <w:pPr>
        <w:pStyle w:val="code"/>
      </w:pPr>
      <w:proofErr w:type="spellStart"/>
      <w:r w:rsidRPr="00F1475D">
        <w:t>MariaDB</w:t>
      </w:r>
      <w:proofErr w:type="spellEnd"/>
      <w:r w:rsidRPr="00F1475D">
        <w:t xml:space="preserve"> [(none)]&gt; GRANT ALL PRIVILEGES ON </w:t>
      </w:r>
      <w:proofErr w:type="gramStart"/>
      <w:r w:rsidRPr="00F1475D">
        <w:t>orders.*</w:t>
      </w:r>
      <w:proofErr w:type="gramEnd"/>
      <w:r w:rsidRPr="00F1475D">
        <w:t xml:space="preserve"> TO '</w:t>
      </w:r>
      <w:proofErr w:type="spellStart"/>
      <w:r w:rsidRPr="00F1475D">
        <w:t>orders_dbuser</w:t>
      </w:r>
      <w:proofErr w:type="spellEnd"/>
      <w:r w:rsidRPr="00F1475D">
        <w:t>'@'%' IDENTIFIED BY 'Pass4OrdersUs3r';</w:t>
      </w:r>
    </w:p>
    <w:p w14:paraId="550C5DEF" w14:textId="77777777" w:rsidR="00F1475D" w:rsidRPr="00F1475D" w:rsidRDefault="00F1475D" w:rsidP="00F1475D">
      <w:pPr>
        <w:pStyle w:val="code"/>
      </w:pPr>
      <w:proofErr w:type="spellStart"/>
      <w:r w:rsidRPr="00F1475D">
        <w:t>MariaDB</w:t>
      </w:r>
      <w:proofErr w:type="spellEnd"/>
      <w:r w:rsidRPr="00F1475D">
        <w:t xml:space="preserve"> [(none)]&gt; FLUSH PRIVILEGES;</w:t>
      </w:r>
    </w:p>
    <w:p w14:paraId="5C69B598" w14:textId="567C8E90" w:rsidR="00F1475D" w:rsidRPr="00F1475D" w:rsidRDefault="00F1475D" w:rsidP="00F1475D">
      <w:pPr>
        <w:pStyle w:val="code"/>
      </w:pPr>
      <w:proofErr w:type="spellStart"/>
      <w:r w:rsidRPr="00F1475D">
        <w:t>MariaDB</w:t>
      </w:r>
      <w:proofErr w:type="spellEnd"/>
      <w:r w:rsidRPr="00F1475D">
        <w:t xml:space="preserve"> [(none)]&gt; quit;</w:t>
      </w:r>
    </w:p>
    <w:p w14:paraId="03760401" w14:textId="77777777" w:rsidR="00F1475D" w:rsidRDefault="00F1475D" w:rsidP="003A4CAE">
      <w:pPr>
        <w:pStyle w:val="Heading3"/>
      </w:pPr>
    </w:p>
    <w:p w14:paraId="61845E19" w14:textId="236AEAC5" w:rsidR="00F1475D" w:rsidRPr="00F1475D" w:rsidRDefault="00F1475D" w:rsidP="00F1475D">
      <w:pPr>
        <w:pStyle w:val="ListParagraph"/>
        <w:numPr>
          <w:ilvl w:val="0"/>
          <w:numId w:val="23"/>
        </w:numPr>
      </w:pPr>
      <w:r w:rsidRPr="00F1475D">
        <w:t>Note down the database server's private IP address, database name (orders), database user (</w:t>
      </w:r>
      <w:proofErr w:type="spellStart"/>
      <w:r w:rsidRPr="00F1475D">
        <w:t>orders_dbuser</w:t>
      </w:r>
      <w:proofErr w:type="spellEnd"/>
      <w:r w:rsidRPr="00F1475D">
        <w:t xml:space="preserve">) and password (Pass4OrdersUs3r). These will be used to create a </w:t>
      </w:r>
      <w:proofErr w:type="spellStart"/>
      <w:r w:rsidRPr="00F1475D">
        <w:t>Bluemix</w:t>
      </w:r>
      <w:proofErr w:type="spellEnd"/>
      <w:r w:rsidRPr="00F1475D">
        <w:t xml:space="preserve"> user provided service to connect to this database.</w:t>
      </w:r>
    </w:p>
    <w:p w14:paraId="6240AF00" w14:textId="77777777" w:rsidR="007A6DBF" w:rsidRDefault="007A6DBF" w:rsidP="007A6DBF">
      <w:pPr>
        <w:pStyle w:val="Heading3"/>
      </w:pPr>
    </w:p>
    <w:p w14:paraId="42D69C1D" w14:textId="77777777" w:rsidR="007A6DBF" w:rsidRPr="007A6DBF" w:rsidRDefault="007A6DBF" w:rsidP="007A6DBF">
      <w:pPr>
        <w:pStyle w:val="Heading3"/>
      </w:pPr>
      <w:r w:rsidRPr="007A6DBF">
        <w:t xml:space="preserve">Connect to </w:t>
      </w:r>
      <w:proofErr w:type="spellStart"/>
      <w:r w:rsidRPr="007A6DBF">
        <w:t>Bluemix</w:t>
      </w:r>
      <w:proofErr w:type="spellEnd"/>
      <w:r w:rsidRPr="007A6DBF">
        <w:t xml:space="preserve"> Org using CLI</w:t>
      </w:r>
    </w:p>
    <w:p w14:paraId="3E2FD3F6" w14:textId="77777777" w:rsidR="007A6DBF" w:rsidRDefault="007A6DBF" w:rsidP="007A6DBF">
      <w:pPr>
        <w:rPr>
          <w:color w:val="808080" w:themeColor="background1" w:themeShade="80"/>
        </w:rPr>
      </w:pPr>
      <w:r w:rsidRPr="007A6DBF">
        <w:rPr>
          <w:color w:val="808080" w:themeColor="background1" w:themeShade="80"/>
        </w:rPr>
        <w:t xml:space="preserve">Use values from table below for </w:t>
      </w:r>
      <w:proofErr w:type="spellStart"/>
      <w:r w:rsidRPr="007A6DBF">
        <w:rPr>
          <w:color w:val="808080" w:themeColor="background1" w:themeShade="80"/>
        </w:rPr>
        <w:t>bluemix</w:t>
      </w:r>
      <w:proofErr w:type="spellEnd"/>
      <w:r w:rsidRPr="007A6DBF">
        <w:rPr>
          <w:color w:val="808080" w:themeColor="background1" w:themeShade="80"/>
        </w:rPr>
        <w:t>-</w:t>
      </w:r>
      <w:proofErr w:type="spellStart"/>
      <w:r w:rsidRPr="007A6DBF">
        <w:rPr>
          <w:color w:val="808080" w:themeColor="background1" w:themeShade="80"/>
        </w:rPr>
        <w:t>api</w:t>
      </w:r>
      <w:proofErr w:type="spellEnd"/>
      <w:r w:rsidRPr="007A6DBF">
        <w:rPr>
          <w:color w:val="808080" w:themeColor="background1" w:themeShade="80"/>
        </w:rPr>
        <w:t xml:space="preserve">-endpoint and </w:t>
      </w:r>
      <w:proofErr w:type="spellStart"/>
      <w:r w:rsidRPr="007A6DBF">
        <w:rPr>
          <w:color w:val="808080" w:themeColor="background1" w:themeShade="80"/>
        </w:rPr>
        <w:t>bluemix</w:t>
      </w:r>
      <w:proofErr w:type="spellEnd"/>
      <w:r w:rsidRPr="007A6DBF">
        <w:rPr>
          <w:color w:val="808080" w:themeColor="background1" w:themeShade="80"/>
        </w:rPr>
        <w:t>-domain.</w:t>
      </w:r>
    </w:p>
    <w:p w14:paraId="4BE34C86" w14:textId="77777777" w:rsidR="007A6DBF" w:rsidRPr="007A6DBF" w:rsidRDefault="007A6DBF" w:rsidP="007A6DBF">
      <w:pPr>
        <w:rPr>
          <w:color w:val="808080" w:themeColor="background1" w:themeShade="80"/>
        </w:rPr>
      </w:pPr>
    </w:p>
    <w:tbl>
      <w:tblPr>
        <w:tblStyle w:val="TableGrid"/>
        <w:tblW w:w="0" w:type="auto"/>
        <w:tblInd w:w="19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6A0" w:firstRow="1" w:lastRow="0" w:firstColumn="1" w:lastColumn="0" w:noHBand="1" w:noVBand="1"/>
      </w:tblPr>
      <w:tblGrid>
        <w:gridCol w:w="2754"/>
        <w:gridCol w:w="2952"/>
        <w:gridCol w:w="2664"/>
      </w:tblGrid>
      <w:tr w:rsidR="007A6DBF" w:rsidRPr="007A6DBF" w14:paraId="4CB4FFE2" w14:textId="77777777" w:rsidTr="00E73718">
        <w:tc>
          <w:tcPr>
            <w:tcW w:w="2754" w:type="dxa"/>
          </w:tcPr>
          <w:p w14:paraId="69FB8772" w14:textId="77777777" w:rsidR="007A6DBF" w:rsidRPr="007A6DBF" w:rsidRDefault="007A6DBF" w:rsidP="00E73718">
            <w:pPr>
              <w:rPr>
                <w:b/>
                <w:color w:val="808080" w:themeColor="background1" w:themeShade="80"/>
              </w:rPr>
            </w:pPr>
            <w:r w:rsidRPr="007A6DBF">
              <w:rPr>
                <w:b/>
                <w:color w:val="808080" w:themeColor="background1" w:themeShade="80"/>
              </w:rPr>
              <w:t>Region</w:t>
            </w:r>
          </w:p>
        </w:tc>
        <w:tc>
          <w:tcPr>
            <w:tcW w:w="2952" w:type="dxa"/>
          </w:tcPr>
          <w:p w14:paraId="7188074A" w14:textId="77777777" w:rsidR="007A6DBF" w:rsidRPr="007A6DBF" w:rsidRDefault="007A6DBF" w:rsidP="00E73718">
            <w:pPr>
              <w:rPr>
                <w:b/>
                <w:color w:val="808080" w:themeColor="background1" w:themeShade="80"/>
              </w:rPr>
            </w:pPr>
            <w:proofErr w:type="spellStart"/>
            <w:r w:rsidRPr="007A6DBF">
              <w:rPr>
                <w:b/>
                <w:color w:val="808080" w:themeColor="background1" w:themeShade="80"/>
              </w:rPr>
              <w:t>bluemix</w:t>
            </w:r>
            <w:proofErr w:type="spellEnd"/>
            <w:r w:rsidRPr="007A6DBF">
              <w:rPr>
                <w:b/>
                <w:color w:val="808080" w:themeColor="background1" w:themeShade="80"/>
              </w:rPr>
              <w:t>-</w:t>
            </w:r>
            <w:proofErr w:type="spellStart"/>
            <w:r w:rsidRPr="007A6DBF">
              <w:rPr>
                <w:b/>
                <w:color w:val="808080" w:themeColor="background1" w:themeShade="80"/>
              </w:rPr>
              <w:t>api</w:t>
            </w:r>
            <w:proofErr w:type="spellEnd"/>
            <w:r w:rsidRPr="007A6DBF">
              <w:rPr>
                <w:b/>
                <w:color w:val="808080" w:themeColor="background1" w:themeShade="80"/>
              </w:rPr>
              <w:t>-endpoint</w:t>
            </w:r>
          </w:p>
        </w:tc>
        <w:tc>
          <w:tcPr>
            <w:tcW w:w="2664" w:type="dxa"/>
          </w:tcPr>
          <w:p w14:paraId="0A8C8AC9" w14:textId="77777777" w:rsidR="007A6DBF" w:rsidRPr="007A6DBF" w:rsidRDefault="007A6DBF" w:rsidP="00E73718">
            <w:pPr>
              <w:rPr>
                <w:b/>
                <w:color w:val="808080" w:themeColor="background1" w:themeShade="80"/>
              </w:rPr>
            </w:pPr>
            <w:proofErr w:type="spellStart"/>
            <w:r w:rsidRPr="007A6DBF">
              <w:rPr>
                <w:b/>
                <w:color w:val="808080" w:themeColor="background1" w:themeShade="80"/>
              </w:rPr>
              <w:t>bluemix</w:t>
            </w:r>
            <w:proofErr w:type="spellEnd"/>
            <w:r w:rsidRPr="007A6DBF">
              <w:rPr>
                <w:b/>
                <w:color w:val="808080" w:themeColor="background1" w:themeShade="80"/>
              </w:rPr>
              <w:t>-domain</w:t>
            </w:r>
          </w:p>
        </w:tc>
      </w:tr>
      <w:tr w:rsidR="007A6DBF" w:rsidRPr="007A6DBF" w14:paraId="354EE378" w14:textId="77777777" w:rsidTr="00E73718">
        <w:tc>
          <w:tcPr>
            <w:tcW w:w="2754" w:type="dxa"/>
          </w:tcPr>
          <w:p w14:paraId="56C96A26" w14:textId="77777777" w:rsidR="007A6DBF" w:rsidRPr="007A6DBF" w:rsidRDefault="007A6DBF" w:rsidP="00E73718">
            <w:pPr>
              <w:rPr>
                <w:color w:val="808080" w:themeColor="background1" w:themeShade="80"/>
              </w:rPr>
            </w:pPr>
            <w:r w:rsidRPr="007A6DBF">
              <w:rPr>
                <w:color w:val="808080" w:themeColor="background1" w:themeShade="80"/>
              </w:rPr>
              <w:t>US South</w:t>
            </w:r>
          </w:p>
        </w:tc>
        <w:tc>
          <w:tcPr>
            <w:tcW w:w="2952" w:type="dxa"/>
          </w:tcPr>
          <w:p w14:paraId="07FA26F9" w14:textId="77777777" w:rsidR="007A6DBF" w:rsidRPr="007A6DBF" w:rsidRDefault="007A6DBF" w:rsidP="00E73718">
            <w:pPr>
              <w:rPr>
                <w:color w:val="808080" w:themeColor="background1" w:themeShade="80"/>
              </w:rPr>
            </w:pPr>
            <w:r w:rsidRPr="007A6DBF">
              <w:rPr>
                <w:color w:val="808080" w:themeColor="background1" w:themeShade="80"/>
              </w:rPr>
              <w:t>api.ng.bluemix.net</w:t>
            </w:r>
          </w:p>
        </w:tc>
        <w:tc>
          <w:tcPr>
            <w:tcW w:w="2664" w:type="dxa"/>
          </w:tcPr>
          <w:p w14:paraId="22B5D8E7" w14:textId="77777777" w:rsidR="007A6DBF" w:rsidRPr="007A6DBF" w:rsidRDefault="007A6DBF" w:rsidP="00E73718">
            <w:pPr>
              <w:rPr>
                <w:color w:val="808080" w:themeColor="background1" w:themeShade="80"/>
              </w:rPr>
            </w:pPr>
            <w:r w:rsidRPr="007A6DBF">
              <w:rPr>
                <w:color w:val="808080" w:themeColor="background1" w:themeShade="80"/>
              </w:rPr>
              <w:t>mybluemix.net</w:t>
            </w:r>
          </w:p>
        </w:tc>
      </w:tr>
      <w:tr w:rsidR="007A6DBF" w:rsidRPr="007A6DBF" w14:paraId="32732191" w14:textId="77777777" w:rsidTr="00E73718">
        <w:tc>
          <w:tcPr>
            <w:tcW w:w="2754" w:type="dxa"/>
          </w:tcPr>
          <w:p w14:paraId="2E794C5C" w14:textId="77777777" w:rsidR="007A6DBF" w:rsidRPr="007A6DBF" w:rsidRDefault="007A6DBF" w:rsidP="00E73718">
            <w:pPr>
              <w:rPr>
                <w:color w:val="808080" w:themeColor="background1" w:themeShade="80"/>
              </w:rPr>
            </w:pPr>
            <w:r w:rsidRPr="007A6DBF">
              <w:rPr>
                <w:color w:val="808080" w:themeColor="background1" w:themeShade="80"/>
              </w:rPr>
              <w:t>London</w:t>
            </w:r>
          </w:p>
        </w:tc>
        <w:tc>
          <w:tcPr>
            <w:tcW w:w="2952" w:type="dxa"/>
          </w:tcPr>
          <w:p w14:paraId="7E73301F" w14:textId="77777777" w:rsidR="007A6DBF" w:rsidRPr="007A6DBF" w:rsidRDefault="007A6DBF" w:rsidP="00E73718">
            <w:pPr>
              <w:rPr>
                <w:color w:val="808080" w:themeColor="background1" w:themeShade="80"/>
              </w:rPr>
            </w:pPr>
            <w:r w:rsidRPr="007A6DBF">
              <w:rPr>
                <w:color w:val="808080" w:themeColor="background1" w:themeShade="80"/>
              </w:rPr>
              <w:t>api.eu-gb.bluemix.net</w:t>
            </w:r>
          </w:p>
        </w:tc>
        <w:tc>
          <w:tcPr>
            <w:tcW w:w="2664" w:type="dxa"/>
          </w:tcPr>
          <w:p w14:paraId="240A1923" w14:textId="77777777" w:rsidR="007A6DBF" w:rsidRPr="007A6DBF" w:rsidRDefault="007A6DBF" w:rsidP="00E73718">
            <w:pPr>
              <w:rPr>
                <w:color w:val="808080" w:themeColor="background1" w:themeShade="80"/>
              </w:rPr>
            </w:pPr>
            <w:r w:rsidRPr="007A6DBF">
              <w:rPr>
                <w:color w:val="808080" w:themeColor="background1" w:themeShade="80"/>
              </w:rPr>
              <w:t>eu-gb.mybluemix.net</w:t>
            </w:r>
          </w:p>
        </w:tc>
      </w:tr>
      <w:tr w:rsidR="007A6DBF" w:rsidRPr="007A6DBF" w14:paraId="4BEA0696" w14:textId="77777777" w:rsidTr="00E73718">
        <w:tc>
          <w:tcPr>
            <w:tcW w:w="2754" w:type="dxa"/>
          </w:tcPr>
          <w:p w14:paraId="05DB86F4" w14:textId="77777777" w:rsidR="007A6DBF" w:rsidRPr="007A6DBF" w:rsidRDefault="007A6DBF" w:rsidP="00E73718">
            <w:pPr>
              <w:rPr>
                <w:color w:val="808080" w:themeColor="background1" w:themeShade="80"/>
              </w:rPr>
            </w:pPr>
            <w:r w:rsidRPr="007A6DBF">
              <w:rPr>
                <w:color w:val="808080" w:themeColor="background1" w:themeShade="80"/>
              </w:rPr>
              <w:t>Sydney</w:t>
            </w:r>
          </w:p>
        </w:tc>
        <w:tc>
          <w:tcPr>
            <w:tcW w:w="2952" w:type="dxa"/>
          </w:tcPr>
          <w:p w14:paraId="51D4F8DC" w14:textId="77777777" w:rsidR="007A6DBF" w:rsidRPr="007A6DBF" w:rsidRDefault="007A6DBF" w:rsidP="00E73718">
            <w:pPr>
              <w:rPr>
                <w:color w:val="808080" w:themeColor="background1" w:themeShade="80"/>
              </w:rPr>
            </w:pPr>
            <w:r w:rsidRPr="007A6DBF">
              <w:rPr>
                <w:color w:val="808080" w:themeColor="background1" w:themeShade="80"/>
              </w:rPr>
              <w:t>api.au-syd.bluemix.net</w:t>
            </w:r>
          </w:p>
        </w:tc>
        <w:tc>
          <w:tcPr>
            <w:tcW w:w="2664" w:type="dxa"/>
          </w:tcPr>
          <w:p w14:paraId="725BEEEE" w14:textId="77777777" w:rsidR="007A6DBF" w:rsidRPr="007A6DBF" w:rsidRDefault="007A6DBF" w:rsidP="00E73718">
            <w:pPr>
              <w:rPr>
                <w:color w:val="808080" w:themeColor="background1" w:themeShade="80"/>
              </w:rPr>
            </w:pPr>
            <w:r w:rsidRPr="007A6DBF">
              <w:rPr>
                <w:color w:val="808080" w:themeColor="background1" w:themeShade="80"/>
              </w:rPr>
              <w:t>au-syd.mybluemix.net</w:t>
            </w:r>
          </w:p>
        </w:tc>
      </w:tr>
    </w:tbl>
    <w:p w14:paraId="6C0B9882" w14:textId="77777777" w:rsidR="007A6DBF" w:rsidRDefault="007A6DBF" w:rsidP="007A6DBF">
      <w:pPr>
        <w:rPr>
          <w:color w:val="808080" w:themeColor="background1" w:themeShade="80"/>
        </w:rPr>
      </w:pPr>
    </w:p>
    <w:p w14:paraId="13E6A246" w14:textId="77777777" w:rsidR="007A6DBF" w:rsidRDefault="007A6DBF" w:rsidP="007A6DBF">
      <w:pPr>
        <w:pStyle w:val="ListParagraph"/>
        <w:numPr>
          <w:ilvl w:val="0"/>
          <w:numId w:val="25"/>
        </w:numPr>
        <w:rPr>
          <w:color w:val="808080" w:themeColor="background1" w:themeShade="80"/>
        </w:rPr>
      </w:pPr>
      <w:r w:rsidRPr="007A6DBF">
        <w:rPr>
          <w:color w:val="808080" w:themeColor="background1" w:themeShade="80"/>
        </w:rPr>
        <w:t xml:space="preserve">Log in to your </w:t>
      </w:r>
      <w:proofErr w:type="spellStart"/>
      <w:r w:rsidRPr="007A6DBF">
        <w:rPr>
          <w:color w:val="808080" w:themeColor="background1" w:themeShade="80"/>
        </w:rPr>
        <w:t>Bluemix</w:t>
      </w:r>
      <w:proofErr w:type="spellEnd"/>
      <w:r w:rsidRPr="007A6DBF">
        <w:rPr>
          <w:color w:val="808080" w:themeColor="background1" w:themeShade="80"/>
        </w:rPr>
        <w:t xml:space="preserve"> account.</w:t>
      </w:r>
    </w:p>
    <w:p w14:paraId="11EC1267" w14:textId="535FA859" w:rsidR="007A6DBF" w:rsidRDefault="007A6DBF" w:rsidP="007A6DBF">
      <w:pPr>
        <w:pStyle w:val="code"/>
      </w:pPr>
      <w:r>
        <w:t xml:space="preserve"># </w:t>
      </w:r>
      <w:proofErr w:type="spellStart"/>
      <w:r w:rsidRPr="007A6DBF">
        <w:t>cf</w:t>
      </w:r>
      <w:proofErr w:type="spellEnd"/>
      <w:r w:rsidRPr="007A6DBF">
        <w:t xml:space="preserve"> login -a &lt;</w:t>
      </w:r>
      <w:proofErr w:type="spellStart"/>
      <w:r w:rsidRPr="007A6DBF">
        <w:t>bluemix</w:t>
      </w:r>
      <w:proofErr w:type="spellEnd"/>
      <w:r w:rsidRPr="007A6DBF">
        <w:t>-</w:t>
      </w:r>
      <w:proofErr w:type="spellStart"/>
      <w:r w:rsidRPr="007A6DBF">
        <w:t>api</w:t>
      </w:r>
      <w:proofErr w:type="spellEnd"/>
      <w:r w:rsidRPr="007A6DBF">
        <w:t>-endpoint&gt; -u &lt;your-</w:t>
      </w:r>
      <w:proofErr w:type="spellStart"/>
      <w:r w:rsidRPr="007A6DBF">
        <w:t>bluemix</w:t>
      </w:r>
      <w:proofErr w:type="spellEnd"/>
      <w:r w:rsidRPr="007A6DBF">
        <w:t>-user-id&gt;</w:t>
      </w:r>
    </w:p>
    <w:p w14:paraId="288AAB06" w14:textId="77777777" w:rsidR="007A6DBF" w:rsidRDefault="007A6DBF" w:rsidP="007A6DBF">
      <w:pPr>
        <w:pStyle w:val="code"/>
      </w:pPr>
    </w:p>
    <w:p w14:paraId="6ACFC218" w14:textId="77777777" w:rsidR="007A6DBF" w:rsidRDefault="007A6DBF" w:rsidP="007A6DBF">
      <w:pPr>
        <w:pStyle w:val="ListParagraph"/>
        <w:numPr>
          <w:ilvl w:val="0"/>
          <w:numId w:val="25"/>
        </w:numPr>
      </w:pPr>
      <w:r w:rsidRPr="007A6DBF">
        <w:t xml:space="preserve">Set target to use your </w:t>
      </w:r>
      <w:proofErr w:type="spellStart"/>
      <w:r w:rsidRPr="007A6DBF">
        <w:t>Bluemix</w:t>
      </w:r>
      <w:proofErr w:type="spellEnd"/>
      <w:r w:rsidRPr="007A6DBF">
        <w:t xml:space="preserve"> Org and Space.</w:t>
      </w:r>
    </w:p>
    <w:p w14:paraId="3F560669" w14:textId="17CA36C0" w:rsidR="007A6DBF" w:rsidRPr="007A6DBF" w:rsidRDefault="007A6DBF" w:rsidP="007A6DBF">
      <w:pPr>
        <w:pStyle w:val="code"/>
      </w:pPr>
      <w:r>
        <w:t xml:space="preserve"># </w:t>
      </w:r>
      <w:proofErr w:type="spellStart"/>
      <w:r w:rsidRPr="007A6DBF">
        <w:t>cf</w:t>
      </w:r>
      <w:proofErr w:type="spellEnd"/>
      <w:r w:rsidRPr="007A6DBF">
        <w:t xml:space="preserve"> target -o &lt;your-</w:t>
      </w:r>
      <w:proofErr w:type="spellStart"/>
      <w:r w:rsidRPr="007A6DBF">
        <w:t>bluemix</w:t>
      </w:r>
      <w:proofErr w:type="spellEnd"/>
      <w:r w:rsidRPr="007A6DBF">
        <w:t>-org&gt; -s &lt;your-</w:t>
      </w:r>
      <w:proofErr w:type="spellStart"/>
      <w:r w:rsidRPr="007A6DBF">
        <w:t>bluemix</w:t>
      </w:r>
      <w:proofErr w:type="spellEnd"/>
      <w:r w:rsidRPr="007A6DBF">
        <w:t>-space&gt;</w:t>
      </w:r>
    </w:p>
    <w:p w14:paraId="4B122CF9" w14:textId="77777777" w:rsidR="00F1475D" w:rsidRDefault="00F1475D" w:rsidP="003A4CAE">
      <w:pPr>
        <w:pStyle w:val="Heading3"/>
      </w:pPr>
    </w:p>
    <w:p w14:paraId="3AF2C24C" w14:textId="77777777" w:rsidR="001B50A3" w:rsidRDefault="001B50A3" w:rsidP="001B50A3">
      <w:pPr>
        <w:pStyle w:val="Heading2"/>
      </w:pPr>
      <w:r>
        <w:t>Access On-premise Data using Secure Gateway Connection</w:t>
      </w:r>
    </w:p>
    <w:p w14:paraId="0E14A791" w14:textId="77777777" w:rsidR="001B50A3" w:rsidRDefault="001B50A3" w:rsidP="001B50A3">
      <w:r>
        <w:t xml:space="preserve">This section will deploy the Orders </w:t>
      </w:r>
      <w:proofErr w:type="spellStart"/>
      <w:r>
        <w:t>Microservice</w:t>
      </w:r>
      <w:proofErr w:type="spellEnd"/>
      <w:r>
        <w:t xml:space="preserve"> as a Cloud Foundry application in </w:t>
      </w:r>
      <w:proofErr w:type="spellStart"/>
      <w:r>
        <w:t>Bluemix</w:t>
      </w:r>
      <w:proofErr w:type="spellEnd"/>
      <w:r>
        <w:t xml:space="preserve">, this application will access the Orders database in MySQL server in </w:t>
      </w:r>
      <w:proofErr w:type="spellStart"/>
      <w:r>
        <w:t>SoftLayer</w:t>
      </w:r>
      <w:proofErr w:type="spellEnd"/>
      <w:r>
        <w:t xml:space="preserve"> using Secure Gateway service.</w:t>
      </w:r>
    </w:p>
    <w:p w14:paraId="757F97E2" w14:textId="77777777" w:rsidR="001B50A3" w:rsidRPr="001B50A3" w:rsidRDefault="001B50A3" w:rsidP="001B50A3"/>
    <w:p w14:paraId="73B8CA08" w14:textId="2A809151" w:rsidR="003935E9" w:rsidRPr="007611B7" w:rsidRDefault="003935E9" w:rsidP="003A4CAE">
      <w:pPr>
        <w:pStyle w:val="Heading3"/>
      </w:pPr>
      <w:r w:rsidRPr="007611B7">
        <w:t xml:space="preserve">Setup Secure Gateway </w:t>
      </w:r>
      <w:r w:rsidR="00C2646B">
        <w:t>Connection</w:t>
      </w:r>
    </w:p>
    <w:p w14:paraId="3121ED8B" w14:textId="66048520" w:rsidR="00D87730" w:rsidRDefault="00BD3019" w:rsidP="003935E9">
      <w:pPr>
        <w:rPr>
          <w:color w:val="808080" w:themeColor="background1" w:themeShade="80"/>
        </w:rPr>
      </w:pPr>
      <w:r>
        <w:rPr>
          <w:color w:val="808080" w:themeColor="background1" w:themeShade="80"/>
        </w:rPr>
        <w:t>Implementing a</w:t>
      </w:r>
      <w:r w:rsidR="00D87730">
        <w:rPr>
          <w:color w:val="808080" w:themeColor="background1" w:themeShade="80"/>
        </w:rPr>
        <w:t xml:space="preserve"> Secure Gateway connection</w:t>
      </w:r>
      <w:bookmarkStart w:id="5" w:name="_GoBack"/>
      <w:ins w:id="6" w:author="Kyle Brown" w:date="2016-08-18T10:24:00Z">
        <w:r>
          <w:rPr>
            <w:color w:val="808080" w:themeColor="background1" w:themeShade="80"/>
          </w:rPr>
          <w:t xml:space="preserve"> </w:t>
        </w:r>
      </w:ins>
      <w:bookmarkEnd w:id="5"/>
      <w:r w:rsidR="00D87730">
        <w:rPr>
          <w:color w:val="808080" w:themeColor="background1" w:themeShade="80"/>
        </w:rPr>
        <w:t xml:space="preserve">requires configuration on both </w:t>
      </w:r>
      <w:r>
        <w:rPr>
          <w:color w:val="808080" w:themeColor="background1" w:themeShade="80"/>
        </w:rPr>
        <w:t xml:space="preserve">the </w:t>
      </w:r>
      <w:r w:rsidR="00D87730">
        <w:rPr>
          <w:color w:val="808080" w:themeColor="background1" w:themeShade="80"/>
        </w:rPr>
        <w:t>Server side (</w:t>
      </w:r>
      <w:r>
        <w:rPr>
          <w:color w:val="808080" w:themeColor="background1" w:themeShade="80"/>
        </w:rPr>
        <w:t xml:space="preserve">in </w:t>
      </w:r>
      <w:r w:rsidR="00D87730">
        <w:rPr>
          <w:color w:val="808080" w:themeColor="background1" w:themeShade="80"/>
        </w:rPr>
        <w:t>Bluemix) and</w:t>
      </w:r>
      <w:r>
        <w:rPr>
          <w:color w:val="808080" w:themeColor="background1" w:themeShade="80"/>
        </w:rPr>
        <w:t xml:space="preserve"> the </w:t>
      </w:r>
      <w:r w:rsidR="00D87730">
        <w:rPr>
          <w:color w:val="808080" w:themeColor="background1" w:themeShade="80"/>
        </w:rPr>
        <w:t xml:space="preserve">Client </w:t>
      </w:r>
      <w:r>
        <w:rPr>
          <w:color w:val="808080" w:themeColor="background1" w:themeShade="80"/>
        </w:rPr>
        <w:t xml:space="preserve">side </w:t>
      </w:r>
      <w:r w:rsidR="0005745D">
        <w:rPr>
          <w:color w:val="808080" w:themeColor="background1" w:themeShade="80"/>
        </w:rPr>
        <w:t>(On Premises).</w:t>
      </w:r>
    </w:p>
    <w:p w14:paraId="5965DBEC" w14:textId="77777777" w:rsidR="00625754" w:rsidRDefault="00625754" w:rsidP="003935E9">
      <w:pPr>
        <w:rPr>
          <w:color w:val="808080" w:themeColor="background1" w:themeShade="80"/>
        </w:rPr>
      </w:pPr>
    </w:p>
    <w:p w14:paraId="33B2D45C" w14:textId="0978CCD3" w:rsidR="00625754" w:rsidRDefault="00BD3019" w:rsidP="003935E9">
      <w:pPr>
        <w:rPr>
          <w:color w:val="808080" w:themeColor="background1" w:themeShade="80"/>
        </w:rPr>
      </w:pPr>
      <w:r>
        <w:rPr>
          <w:color w:val="808080" w:themeColor="background1" w:themeShade="80"/>
        </w:rPr>
        <w:t xml:space="preserve">The </w:t>
      </w:r>
      <w:r w:rsidR="00625754">
        <w:rPr>
          <w:color w:val="808080" w:themeColor="background1" w:themeShade="80"/>
        </w:rPr>
        <w:t xml:space="preserve">Secure Gateway service can be created using </w:t>
      </w:r>
      <w:r w:rsidR="00F15B2A">
        <w:rPr>
          <w:color w:val="808080" w:themeColor="background1" w:themeShade="80"/>
        </w:rPr>
        <w:t xml:space="preserve">Dashboard in </w:t>
      </w:r>
      <w:proofErr w:type="spellStart"/>
      <w:r w:rsidR="00F15B2A">
        <w:rPr>
          <w:color w:val="808080" w:themeColor="background1" w:themeShade="80"/>
        </w:rPr>
        <w:t>Bluemix</w:t>
      </w:r>
      <w:proofErr w:type="spellEnd"/>
      <w:r w:rsidR="00F15B2A">
        <w:rPr>
          <w:color w:val="808080" w:themeColor="background1" w:themeShade="80"/>
        </w:rPr>
        <w:t xml:space="preserve"> web console</w:t>
      </w:r>
      <w:r w:rsidR="006F0D06">
        <w:rPr>
          <w:color w:val="808080" w:themeColor="background1" w:themeShade="80"/>
        </w:rPr>
        <w:t>,</w:t>
      </w:r>
      <w:r w:rsidR="00F15B2A">
        <w:rPr>
          <w:color w:val="808080" w:themeColor="background1" w:themeShade="80"/>
        </w:rPr>
        <w:t xml:space="preserve"> or </w:t>
      </w:r>
      <w:proofErr w:type="spellStart"/>
      <w:r w:rsidR="00F15B2A">
        <w:rPr>
          <w:color w:val="808080" w:themeColor="background1" w:themeShade="80"/>
        </w:rPr>
        <w:t>Bluemix</w:t>
      </w:r>
      <w:proofErr w:type="spellEnd"/>
      <w:r w:rsidR="00F15B2A">
        <w:rPr>
          <w:color w:val="808080" w:themeColor="background1" w:themeShade="80"/>
        </w:rPr>
        <w:t xml:space="preserve"> CLI</w:t>
      </w:r>
      <w:r w:rsidR="006F0D06">
        <w:rPr>
          <w:color w:val="808080" w:themeColor="background1" w:themeShade="80"/>
        </w:rPr>
        <w:t>.</w:t>
      </w:r>
      <w:r w:rsidR="00625754">
        <w:rPr>
          <w:color w:val="808080" w:themeColor="background1" w:themeShade="80"/>
        </w:rPr>
        <w:t xml:space="preserve"> Also, there are multiple runtime options available to setup the secure gateway client. </w:t>
      </w:r>
      <w:r>
        <w:rPr>
          <w:color w:val="808080" w:themeColor="background1" w:themeShade="80"/>
        </w:rPr>
        <w:t xml:space="preserve">In this document we will </w:t>
      </w:r>
      <w:r w:rsidR="00625754">
        <w:rPr>
          <w:color w:val="808080" w:themeColor="background1" w:themeShade="80"/>
        </w:rPr>
        <w:t xml:space="preserve">demonstrate </w:t>
      </w:r>
      <w:r>
        <w:rPr>
          <w:color w:val="808080" w:themeColor="background1" w:themeShade="80"/>
        </w:rPr>
        <w:t xml:space="preserve">setting up </w:t>
      </w:r>
      <w:r w:rsidR="00625754">
        <w:rPr>
          <w:color w:val="808080" w:themeColor="background1" w:themeShade="80"/>
        </w:rPr>
        <w:t xml:space="preserve">the </w:t>
      </w:r>
      <w:r w:rsidR="007058AD">
        <w:rPr>
          <w:color w:val="808080" w:themeColor="background1" w:themeShade="80"/>
        </w:rPr>
        <w:t xml:space="preserve">Secure Gateway </w:t>
      </w:r>
      <w:r w:rsidR="00625754">
        <w:rPr>
          <w:color w:val="808080" w:themeColor="background1" w:themeShade="80"/>
        </w:rPr>
        <w:t xml:space="preserve">client as a </w:t>
      </w:r>
      <w:proofErr w:type="spellStart"/>
      <w:r w:rsidR="00625754">
        <w:rPr>
          <w:color w:val="808080" w:themeColor="background1" w:themeShade="80"/>
        </w:rPr>
        <w:t>docker</w:t>
      </w:r>
      <w:proofErr w:type="spellEnd"/>
      <w:r w:rsidR="00625754">
        <w:rPr>
          <w:color w:val="808080" w:themeColor="background1" w:themeShade="80"/>
        </w:rPr>
        <w:t xml:space="preserve"> container</w:t>
      </w:r>
      <w:r w:rsidR="007058AD">
        <w:rPr>
          <w:color w:val="808080" w:themeColor="background1" w:themeShade="80"/>
        </w:rPr>
        <w:t xml:space="preserve"> running in </w:t>
      </w:r>
      <w:proofErr w:type="spellStart"/>
      <w:r w:rsidR="007058AD">
        <w:rPr>
          <w:color w:val="808080" w:themeColor="background1" w:themeShade="80"/>
        </w:rPr>
        <w:t>SoftLayer</w:t>
      </w:r>
      <w:proofErr w:type="spellEnd"/>
      <w:r w:rsidR="00625754">
        <w:rPr>
          <w:color w:val="808080" w:themeColor="background1" w:themeShade="80"/>
        </w:rPr>
        <w:t>.</w:t>
      </w:r>
    </w:p>
    <w:p w14:paraId="75067B72" w14:textId="77777777" w:rsidR="00D87730" w:rsidRDefault="00D87730" w:rsidP="003935E9">
      <w:pPr>
        <w:rPr>
          <w:color w:val="808080" w:themeColor="background1" w:themeShade="80"/>
        </w:rPr>
      </w:pPr>
    </w:p>
    <w:p w14:paraId="265C448C" w14:textId="209E280E" w:rsidR="007611B7" w:rsidRPr="007611B7" w:rsidRDefault="00C2646B" w:rsidP="00A858F2">
      <w:pPr>
        <w:pStyle w:val="Heading4"/>
      </w:pPr>
      <w:r>
        <w:t>Setup</w:t>
      </w:r>
      <w:r w:rsidR="00C52849">
        <w:t xml:space="preserve"> </w:t>
      </w:r>
      <w:r w:rsidR="003935E9" w:rsidRPr="007611B7">
        <w:t>Secure</w:t>
      </w:r>
      <w:r w:rsidR="007611B7" w:rsidRPr="007611B7">
        <w:t xml:space="preserve"> </w:t>
      </w:r>
      <w:r w:rsidR="003935E9" w:rsidRPr="007611B7">
        <w:t xml:space="preserve">Gateway </w:t>
      </w:r>
      <w:r w:rsidR="003962D3">
        <w:t>service in Bluemix</w:t>
      </w:r>
    </w:p>
    <w:p w14:paraId="77367DC4" w14:textId="77777777" w:rsidR="007A6DBF" w:rsidRDefault="007A6DBF" w:rsidP="00D12CE0">
      <w:pPr>
        <w:pStyle w:val="ListParagraph"/>
        <w:numPr>
          <w:ilvl w:val="0"/>
          <w:numId w:val="26"/>
        </w:numPr>
      </w:pPr>
      <w:r w:rsidRPr="007A6DBF">
        <w:t xml:space="preserve">Create Secure Gateway service instance in your </w:t>
      </w:r>
      <w:proofErr w:type="spellStart"/>
      <w:r w:rsidRPr="007A6DBF">
        <w:t>Bluemix</w:t>
      </w:r>
      <w:proofErr w:type="spellEnd"/>
      <w:r w:rsidRPr="007A6DBF">
        <w:t xml:space="preserve"> Space, this service will be used to establish connectivity between the Orders </w:t>
      </w:r>
      <w:proofErr w:type="spellStart"/>
      <w:r w:rsidRPr="007A6DBF">
        <w:t>Microservice</w:t>
      </w:r>
      <w:proofErr w:type="spellEnd"/>
      <w:r w:rsidRPr="007A6DBF">
        <w:t xml:space="preserve"> in </w:t>
      </w:r>
      <w:proofErr w:type="spellStart"/>
      <w:r w:rsidRPr="007A6DBF">
        <w:t>Bluemix</w:t>
      </w:r>
      <w:proofErr w:type="spellEnd"/>
      <w:r w:rsidRPr="007A6DBF">
        <w:t xml:space="preserve"> and Database server in </w:t>
      </w:r>
      <w:proofErr w:type="spellStart"/>
      <w:r w:rsidRPr="007A6DBF">
        <w:t>SoftLayer</w:t>
      </w:r>
      <w:proofErr w:type="spellEnd"/>
      <w:r w:rsidRPr="007A6DBF">
        <w:t>.</w:t>
      </w:r>
    </w:p>
    <w:p w14:paraId="07DCBBC5" w14:textId="77777777" w:rsidR="00D12CE0" w:rsidRDefault="007A5A35" w:rsidP="00D12CE0">
      <w:pPr>
        <w:pStyle w:val="code"/>
      </w:pPr>
      <w:r>
        <w:t xml:space="preserve"># </w:t>
      </w:r>
      <w:proofErr w:type="spellStart"/>
      <w:r w:rsidR="003935E9" w:rsidRPr="007A5A35">
        <w:t>cf</w:t>
      </w:r>
      <w:proofErr w:type="spellEnd"/>
      <w:r w:rsidR="003935E9" w:rsidRPr="007A5A35">
        <w:t xml:space="preserve"> create-service </w:t>
      </w:r>
      <w:proofErr w:type="spellStart"/>
      <w:r w:rsidR="003935E9" w:rsidRPr="007A5A35">
        <w:t>SecureGateway</w:t>
      </w:r>
      <w:proofErr w:type="spellEnd"/>
      <w:r w:rsidR="003935E9" w:rsidRPr="007A5A35">
        <w:t xml:space="preserve"> </w:t>
      </w:r>
      <w:proofErr w:type="spellStart"/>
      <w:r w:rsidR="003935E9" w:rsidRPr="007A5A35">
        <w:t>securegatewayplan</w:t>
      </w:r>
      <w:proofErr w:type="spellEnd"/>
      <w:r w:rsidR="003935E9" w:rsidRPr="007A5A35">
        <w:t xml:space="preserve"> </w:t>
      </w:r>
      <w:r w:rsidR="00D12CE0">
        <w:t>My-</w:t>
      </w:r>
      <w:proofErr w:type="spellStart"/>
      <w:r w:rsidR="00D12CE0">
        <w:t>SecureGateway</w:t>
      </w:r>
      <w:proofErr w:type="spellEnd"/>
    </w:p>
    <w:p w14:paraId="66B74E77" w14:textId="77777777" w:rsidR="00D12CE0" w:rsidRDefault="00D12CE0" w:rsidP="00D12CE0">
      <w:pPr>
        <w:pStyle w:val="code"/>
      </w:pPr>
    </w:p>
    <w:p w14:paraId="1F7AFEBB" w14:textId="77777777" w:rsidR="00D12CE0" w:rsidRPr="00D12CE0" w:rsidRDefault="00C2646B" w:rsidP="00D12CE0">
      <w:pPr>
        <w:pStyle w:val="ListParagraph"/>
        <w:numPr>
          <w:ilvl w:val="0"/>
          <w:numId w:val="26"/>
        </w:numPr>
        <w:shd w:val="clear" w:color="auto" w:fill="FFFFFF"/>
        <w:spacing w:before="75" w:after="75"/>
        <w:rPr>
          <w:color w:val="808080" w:themeColor="background1" w:themeShade="80"/>
        </w:rPr>
      </w:pPr>
      <w:r w:rsidRPr="00D12CE0">
        <w:t xml:space="preserve">Log into </w:t>
      </w:r>
      <w:r w:rsidR="00D12CE0" w:rsidRPr="00D12CE0">
        <w:fldChar w:fldCharType="begin"/>
      </w:r>
      <w:r w:rsidR="00D12CE0" w:rsidRPr="00D12CE0">
        <w:instrText xml:space="preserve"> HYPERLINK "https://new-console.ng.bluemix.net/" \l "all-items" </w:instrText>
      </w:r>
      <w:r w:rsidR="00D12CE0" w:rsidRPr="00D12CE0">
        <w:fldChar w:fldCharType="separate"/>
      </w:r>
      <w:proofErr w:type="spellStart"/>
      <w:r w:rsidRPr="00D12CE0">
        <w:rPr>
          <w:rStyle w:val="Hyperlink"/>
        </w:rPr>
        <w:t>Bluemix</w:t>
      </w:r>
      <w:proofErr w:type="spellEnd"/>
      <w:r w:rsidRPr="00D12CE0">
        <w:rPr>
          <w:rStyle w:val="Hyperlink"/>
        </w:rPr>
        <w:t xml:space="preserve"> Dashboard</w:t>
      </w:r>
      <w:r w:rsidR="00D12CE0" w:rsidRPr="00D12CE0">
        <w:fldChar w:fldCharType="end"/>
      </w:r>
      <w:r w:rsidRPr="00D12CE0">
        <w:t xml:space="preserve">. Click on your user avatar icon located at the top right corner of the dashboard and set the </w:t>
      </w:r>
      <w:r w:rsidRPr="00D12CE0">
        <w:rPr>
          <w:b/>
        </w:rPr>
        <w:t>Region</w:t>
      </w:r>
      <w:r w:rsidRPr="00D12CE0">
        <w:t>,</w:t>
      </w:r>
      <w:r w:rsidR="00D12CE0" w:rsidRPr="00D12CE0">
        <w:t xml:space="preserve"> </w:t>
      </w:r>
      <w:r w:rsidRPr="00D12CE0">
        <w:rPr>
          <w:b/>
        </w:rPr>
        <w:t>Organization</w:t>
      </w:r>
      <w:r w:rsidRPr="00D12CE0">
        <w:t xml:space="preserve">, and </w:t>
      </w:r>
      <w:r w:rsidRPr="00D12CE0">
        <w:rPr>
          <w:b/>
        </w:rPr>
        <w:t>Space</w:t>
      </w:r>
      <w:r w:rsidRPr="00D12CE0">
        <w:t xml:space="preserve"> used for this deployment. From list of services double-click on </w:t>
      </w:r>
      <w:r w:rsidRPr="00D12CE0">
        <w:rPr>
          <w:b/>
        </w:rPr>
        <w:t>My-</w:t>
      </w:r>
      <w:proofErr w:type="spellStart"/>
      <w:r w:rsidR="00D12CE0" w:rsidRPr="00D12CE0">
        <w:rPr>
          <w:b/>
        </w:rPr>
        <w:t>S</w:t>
      </w:r>
      <w:r w:rsidRPr="00D12CE0">
        <w:rPr>
          <w:b/>
        </w:rPr>
        <w:t>ecureGateway</w:t>
      </w:r>
      <w:proofErr w:type="spellEnd"/>
      <w:r w:rsidRPr="00D12CE0">
        <w:t xml:space="preserve"> service to launch the </w:t>
      </w:r>
      <w:r w:rsidRPr="00D12CE0">
        <w:rPr>
          <w:b/>
        </w:rPr>
        <w:t>Secure Gateway Dashboard</w:t>
      </w:r>
      <w:r w:rsidR="00D12CE0" w:rsidRPr="00D12CE0">
        <w:t>.</w:t>
      </w:r>
    </w:p>
    <w:p w14:paraId="0B137538" w14:textId="77777777" w:rsidR="00D12CE0" w:rsidRPr="00D12CE0" w:rsidRDefault="00D12CE0" w:rsidP="00D12CE0">
      <w:pPr>
        <w:pStyle w:val="ListParagraph"/>
        <w:shd w:val="clear" w:color="auto" w:fill="FFFFFF"/>
        <w:spacing w:before="75" w:after="75"/>
        <w:rPr>
          <w:color w:val="808080" w:themeColor="background1" w:themeShade="80"/>
        </w:rPr>
      </w:pPr>
    </w:p>
    <w:p w14:paraId="02327BE1" w14:textId="4C8AFCDD" w:rsidR="00D12CE0" w:rsidRPr="00D12CE0" w:rsidRDefault="00C2646B" w:rsidP="00D12CE0">
      <w:pPr>
        <w:pStyle w:val="ListParagraph"/>
        <w:numPr>
          <w:ilvl w:val="0"/>
          <w:numId w:val="26"/>
        </w:numPr>
        <w:shd w:val="clear" w:color="auto" w:fill="FFFFFF"/>
        <w:spacing w:before="75" w:after="75"/>
        <w:rPr>
          <w:color w:val="808080" w:themeColor="background1" w:themeShade="80"/>
        </w:rPr>
      </w:pPr>
      <w:r w:rsidRPr="00D12CE0">
        <w:rPr>
          <w:color w:val="808080" w:themeColor="background1" w:themeShade="80"/>
        </w:rPr>
        <w:t xml:space="preserve">In the </w:t>
      </w:r>
      <w:r w:rsidRPr="00D12CE0">
        <w:rPr>
          <w:b/>
          <w:color w:val="808080" w:themeColor="background1" w:themeShade="80"/>
        </w:rPr>
        <w:t>Secure Gateway Dashboard</w:t>
      </w:r>
      <w:r w:rsidRPr="00D12CE0">
        <w:rPr>
          <w:color w:val="808080" w:themeColor="background1" w:themeShade="80"/>
        </w:rPr>
        <w:t xml:space="preserve">, click </w:t>
      </w:r>
      <w:r w:rsidRPr="00D12CE0">
        <w:rPr>
          <w:b/>
          <w:color w:val="808080" w:themeColor="background1" w:themeShade="80"/>
        </w:rPr>
        <w:t>Add Gateway</w:t>
      </w:r>
      <w:r w:rsidRPr="00D12CE0">
        <w:rPr>
          <w:color w:val="808080" w:themeColor="background1" w:themeShade="80"/>
        </w:rPr>
        <w:t xml:space="preserve">. The Add Gateway page is displayed. Enter </w:t>
      </w:r>
      <w:r w:rsidRPr="00D12CE0">
        <w:rPr>
          <w:b/>
          <w:color w:val="808080" w:themeColor="background1" w:themeShade="80"/>
        </w:rPr>
        <w:t xml:space="preserve">Connect </w:t>
      </w:r>
      <w:proofErr w:type="spellStart"/>
      <w:r w:rsidRPr="00D12CE0">
        <w:rPr>
          <w:b/>
          <w:color w:val="808080" w:themeColor="background1" w:themeShade="80"/>
        </w:rPr>
        <w:t>SoftLayer</w:t>
      </w:r>
      <w:proofErr w:type="spellEnd"/>
      <w:r w:rsidRPr="00D12CE0">
        <w:rPr>
          <w:b/>
          <w:color w:val="808080" w:themeColor="background1" w:themeShade="80"/>
        </w:rPr>
        <w:t xml:space="preserve"> Devices</w:t>
      </w:r>
      <w:r w:rsidRPr="00D12CE0">
        <w:rPr>
          <w:color w:val="808080" w:themeColor="background1" w:themeShade="80"/>
        </w:rPr>
        <w:t xml:space="preserve"> in</w:t>
      </w:r>
      <w:r w:rsidR="00D12CE0" w:rsidRPr="00D12CE0">
        <w:rPr>
          <w:color w:val="808080" w:themeColor="background1" w:themeShade="80"/>
        </w:rPr>
        <w:t xml:space="preserve"> </w:t>
      </w:r>
      <w:r w:rsidRPr="00D12CE0">
        <w:rPr>
          <w:b/>
          <w:color w:val="808080" w:themeColor="background1" w:themeShade="80"/>
        </w:rPr>
        <w:t>Gateway Name</w:t>
      </w:r>
      <w:r w:rsidRPr="00D12CE0">
        <w:rPr>
          <w:color w:val="808080" w:themeColor="background1" w:themeShade="80"/>
        </w:rPr>
        <w:t xml:space="preserve"> input field.</w:t>
      </w:r>
    </w:p>
    <w:p w14:paraId="7BA1AA3C" w14:textId="77777777" w:rsidR="00D12CE0" w:rsidRDefault="00D12CE0" w:rsidP="00D12CE0">
      <w:pPr>
        <w:pStyle w:val="Heading5"/>
        <w:shd w:val="clear" w:color="auto" w:fill="FFFFFF"/>
        <w:spacing w:before="75" w:after="75"/>
        <w:ind w:left="720"/>
        <w:rPr>
          <w:rFonts w:asciiTheme="minorHAnsi" w:hAnsiTheme="minorHAnsi" w:cstheme="minorBidi"/>
          <w:color w:val="808080" w:themeColor="background1" w:themeShade="80"/>
        </w:rPr>
      </w:pPr>
    </w:p>
    <w:p w14:paraId="59E9BB5F" w14:textId="77777777" w:rsidR="00D12CE0" w:rsidRDefault="00C2646B" w:rsidP="00E73718">
      <w:pPr>
        <w:pStyle w:val="Heading5"/>
        <w:numPr>
          <w:ilvl w:val="0"/>
          <w:numId w:val="26"/>
        </w:numPr>
        <w:shd w:val="clear" w:color="auto" w:fill="FFFFFF"/>
        <w:spacing w:before="75" w:after="75"/>
        <w:rPr>
          <w:rFonts w:asciiTheme="minorHAnsi" w:hAnsiTheme="minorHAnsi" w:cstheme="minorBidi"/>
          <w:color w:val="808080" w:themeColor="background1" w:themeShade="80"/>
        </w:rPr>
      </w:pPr>
      <w:r w:rsidRPr="00D12CE0">
        <w:rPr>
          <w:rFonts w:asciiTheme="minorHAnsi" w:hAnsiTheme="minorHAnsi" w:cstheme="minorBidi"/>
          <w:color w:val="808080" w:themeColor="background1" w:themeShade="80"/>
        </w:rPr>
        <w:t xml:space="preserve">For this sample application clear the checkbox for </w:t>
      </w:r>
      <w:r w:rsidRPr="00D12CE0">
        <w:rPr>
          <w:rFonts w:asciiTheme="minorHAnsi" w:hAnsiTheme="minorHAnsi" w:cstheme="minorBidi"/>
          <w:b/>
          <w:color w:val="808080" w:themeColor="background1" w:themeShade="80"/>
        </w:rPr>
        <w:t>Require security token to connect clients</w:t>
      </w:r>
      <w:r w:rsidRPr="00D12CE0">
        <w:rPr>
          <w:rFonts w:asciiTheme="minorHAnsi" w:hAnsiTheme="minorHAnsi" w:cstheme="minorBidi"/>
          <w:color w:val="808080" w:themeColor="background1" w:themeShade="80"/>
        </w:rPr>
        <w:t xml:space="preserve">. If </w:t>
      </w:r>
      <w:r w:rsidR="00D12CE0" w:rsidRPr="00D12CE0">
        <w:rPr>
          <w:rFonts w:asciiTheme="minorHAnsi" w:hAnsiTheme="minorHAnsi" w:cstheme="minorBidi"/>
          <w:color w:val="808080" w:themeColor="background1" w:themeShade="80"/>
        </w:rPr>
        <w:t xml:space="preserve">this option is left </w:t>
      </w:r>
      <w:r w:rsidRPr="00D12CE0">
        <w:rPr>
          <w:rFonts w:asciiTheme="minorHAnsi" w:hAnsiTheme="minorHAnsi" w:cstheme="minorBidi"/>
          <w:color w:val="808080" w:themeColor="background1" w:themeShade="80"/>
        </w:rPr>
        <w:t xml:space="preserve">selected, </w:t>
      </w:r>
      <w:r w:rsidR="00D12CE0" w:rsidRPr="00D12CE0">
        <w:rPr>
          <w:rFonts w:asciiTheme="minorHAnsi" w:hAnsiTheme="minorHAnsi" w:cstheme="minorBidi"/>
          <w:color w:val="808080" w:themeColor="background1" w:themeShade="80"/>
        </w:rPr>
        <w:t xml:space="preserve">it </w:t>
      </w:r>
      <w:r w:rsidRPr="00D12CE0">
        <w:rPr>
          <w:rFonts w:asciiTheme="minorHAnsi" w:hAnsiTheme="minorHAnsi" w:cstheme="minorBidi"/>
          <w:color w:val="808080" w:themeColor="background1" w:themeShade="80"/>
        </w:rPr>
        <w:t>means that you will need to enter a security token each time you start the Secure Gateway client.</w:t>
      </w:r>
    </w:p>
    <w:p w14:paraId="28DBBBEF" w14:textId="77777777" w:rsidR="00D12CE0" w:rsidRDefault="00D12CE0" w:rsidP="00D12CE0">
      <w:pPr>
        <w:pStyle w:val="Heading5"/>
        <w:shd w:val="clear" w:color="auto" w:fill="FFFFFF"/>
        <w:spacing w:before="75" w:after="75"/>
        <w:ind w:left="720"/>
        <w:rPr>
          <w:rFonts w:asciiTheme="minorHAnsi" w:hAnsiTheme="minorHAnsi" w:cstheme="minorBidi"/>
          <w:color w:val="808080" w:themeColor="background1" w:themeShade="80"/>
        </w:rPr>
      </w:pPr>
    </w:p>
    <w:p w14:paraId="38D07799" w14:textId="77777777" w:rsidR="00D12CE0" w:rsidRDefault="00C2646B" w:rsidP="00E73718">
      <w:pPr>
        <w:pStyle w:val="Heading5"/>
        <w:numPr>
          <w:ilvl w:val="0"/>
          <w:numId w:val="26"/>
        </w:numPr>
        <w:shd w:val="clear" w:color="auto" w:fill="FFFFFF"/>
        <w:spacing w:before="75" w:after="75"/>
        <w:rPr>
          <w:rFonts w:asciiTheme="minorHAnsi" w:hAnsiTheme="minorHAnsi" w:cstheme="minorBidi"/>
          <w:color w:val="808080" w:themeColor="background1" w:themeShade="80"/>
        </w:rPr>
      </w:pPr>
      <w:r w:rsidRPr="00D12CE0">
        <w:rPr>
          <w:rFonts w:asciiTheme="minorHAnsi" w:hAnsiTheme="minorHAnsi" w:cstheme="minorBidi"/>
          <w:color w:val="808080" w:themeColor="background1" w:themeShade="80"/>
        </w:rPr>
        <w:t xml:space="preserve">For this sample application clear the checkbox for </w:t>
      </w:r>
      <w:r w:rsidRPr="00D12CE0">
        <w:rPr>
          <w:rFonts w:asciiTheme="minorHAnsi" w:hAnsiTheme="minorHAnsi" w:cstheme="minorBidi"/>
          <w:b/>
          <w:color w:val="808080" w:themeColor="background1" w:themeShade="80"/>
        </w:rPr>
        <w:t xml:space="preserve">Token </w:t>
      </w:r>
      <w:proofErr w:type="gramStart"/>
      <w:r w:rsidRPr="00D12CE0">
        <w:rPr>
          <w:rFonts w:asciiTheme="minorHAnsi" w:hAnsiTheme="minorHAnsi" w:cstheme="minorBidi"/>
          <w:b/>
          <w:color w:val="808080" w:themeColor="background1" w:themeShade="80"/>
        </w:rPr>
        <w:t>Expiration:</w:t>
      </w:r>
      <w:r w:rsidR="00D12CE0" w:rsidRPr="00D12CE0">
        <w:rPr>
          <w:rFonts w:asciiTheme="minorHAnsi" w:hAnsiTheme="minorHAnsi" w:cstheme="minorBidi"/>
          <w:b/>
          <w:color w:val="808080" w:themeColor="background1" w:themeShade="80"/>
        </w:rPr>
        <w:t>.</w:t>
      </w:r>
      <w:proofErr w:type="gramEnd"/>
      <w:r w:rsidR="00D12CE0" w:rsidRPr="00D12CE0">
        <w:rPr>
          <w:rFonts w:asciiTheme="minorHAnsi" w:hAnsiTheme="minorHAnsi" w:cstheme="minorBidi"/>
          <w:b/>
          <w:color w:val="808080" w:themeColor="background1" w:themeShade="80"/>
        </w:rPr>
        <w:t xml:space="preserve"> </w:t>
      </w:r>
      <w:r w:rsidR="00D12CE0" w:rsidRPr="00D12CE0">
        <w:rPr>
          <w:rFonts w:asciiTheme="minorHAnsi" w:hAnsiTheme="minorHAnsi" w:cstheme="minorBidi"/>
          <w:color w:val="808080" w:themeColor="background1" w:themeShade="80"/>
        </w:rPr>
        <w:t>If selected, t</w:t>
      </w:r>
      <w:r w:rsidRPr="00D12CE0">
        <w:rPr>
          <w:rFonts w:asciiTheme="minorHAnsi" w:hAnsiTheme="minorHAnsi" w:cstheme="minorBidi"/>
          <w:color w:val="808080" w:themeColor="background1" w:themeShade="80"/>
        </w:rPr>
        <w:t>his option lets you set the token expiration time. When the security token expires, it is not automatically regenerated. You need to regenerate the token to receive a new one.</w:t>
      </w:r>
    </w:p>
    <w:p w14:paraId="11DB8A2B" w14:textId="77777777" w:rsidR="00D12CE0" w:rsidRDefault="00D12CE0" w:rsidP="00D12CE0">
      <w:pPr>
        <w:pStyle w:val="Heading5"/>
        <w:shd w:val="clear" w:color="auto" w:fill="FFFFFF"/>
        <w:spacing w:before="75" w:after="75"/>
        <w:ind w:left="720"/>
        <w:rPr>
          <w:rFonts w:asciiTheme="minorHAnsi" w:hAnsiTheme="minorHAnsi" w:cstheme="minorBidi"/>
          <w:color w:val="808080" w:themeColor="background1" w:themeShade="80"/>
        </w:rPr>
      </w:pPr>
    </w:p>
    <w:p w14:paraId="4E60F85E" w14:textId="77777777" w:rsidR="00F171CD" w:rsidRDefault="00C2646B" w:rsidP="00F171CD">
      <w:pPr>
        <w:pStyle w:val="Heading5"/>
        <w:numPr>
          <w:ilvl w:val="0"/>
          <w:numId w:val="26"/>
        </w:numPr>
        <w:shd w:val="clear" w:color="auto" w:fill="FFFFFF"/>
        <w:spacing w:before="75" w:after="75"/>
        <w:rPr>
          <w:rFonts w:asciiTheme="minorHAnsi" w:hAnsiTheme="minorHAnsi" w:cstheme="minorBidi"/>
          <w:color w:val="808080" w:themeColor="background1" w:themeShade="80"/>
        </w:rPr>
      </w:pPr>
      <w:r w:rsidRPr="00D12CE0">
        <w:rPr>
          <w:rFonts w:asciiTheme="minorHAnsi" w:hAnsiTheme="minorHAnsi" w:cstheme="minorBidi"/>
          <w:color w:val="808080" w:themeColor="background1" w:themeShade="80"/>
        </w:rPr>
        <w:t xml:space="preserve">Click </w:t>
      </w:r>
      <w:r w:rsidRPr="00D12CE0">
        <w:rPr>
          <w:rFonts w:asciiTheme="minorHAnsi" w:hAnsiTheme="minorHAnsi" w:cstheme="minorBidi"/>
          <w:b/>
          <w:color w:val="808080" w:themeColor="background1" w:themeShade="80"/>
        </w:rPr>
        <w:t>ADD GATEWAY</w:t>
      </w:r>
      <w:r w:rsidRPr="00D12CE0">
        <w:rPr>
          <w:rFonts w:asciiTheme="minorHAnsi" w:hAnsiTheme="minorHAnsi" w:cstheme="minorBidi"/>
          <w:color w:val="808080" w:themeColor="background1" w:themeShade="80"/>
        </w:rPr>
        <w:t xml:space="preserve"> to add the gateway. </w:t>
      </w:r>
      <w:r w:rsidR="00F171CD">
        <w:rPr>
          <w:rFonts w:asciiTheme="minorHAnsi" w:hAnsiTheme="minorHAnsi" w:cstheme="minorBidi"/>
          <w:color w:val="808080" w:themeColor="background1" w:themeShade="80"/>
        </w:rPr>
        <w:t xml:space="preserve">The gateway named </w:t>
      </w:r>
      <w:r w:rsidR="00F171CD" w:rsidRPr="00F171CD">
        <w:rPr>
          <w:rFonts w:asciiTheme="minorHAnsi" w:hAnsiTheme="minorHAnsi" w:cstheme="minorBidi"/>
          <w:b/>
          <w:color w:val="808080" w:themeColor="background1" w:themeShade="80"/>
        </w:rPr>
        <w:t xml:space="preserve">Connect </w:t>
      </w:r>
      <w:proofErr w:type="spellStart"/>
      <w:r w:rsidR="00F171CD" w:rsidRPr="00F171CD">
        <w:rPr>
          <w:rFonts w:asciiTheme="minorHAnsi" w:hAnsiTheme="minorHAnsi" w:cstheme="minorBidi"/>
          <w:b/>
          <w:color w:val="808080" w:themeColor="background1" w:themeShade="80"/>
        </w:rPr>
        <w:t>SoftLayer</w:t>
      </w:r>
      <w:proofErr w:type="spellEnd"/>
      <w:r w:rsidR="00F171CD" w:rsidRPr="00F171CD">
        <w:rPr>
          <w:rFonts w:asciiTheme="minorHAnsi" w:hAnsiTheme="minorHAnsi" w:cstheme="minorBidi"/>
          <w:b/>
          <w:color w:val="808080" w:themeColor="background1" w:themeShade="80"/>
        </w:rPr>
        <w:t xml:space="preserve"> Devices</w:t>
      </w:r>
      <w:r w:rsidR="00F171CD">
        <w:rPr>
          <w:rFonts w:asciiTheme="minorHAnsi" w:hAnsiTheme="minorHAnsi" w:cstheme="minorBidi"/>
          <w:color w:val="808080" w:themeColor="background1" w:themeShade="80"/>
        </w:rPr>
        <w:t xml:space="preserve"> </w:t>
      </w:r>
      <w:r w:rsidRPr="00D12CE0">
        <w:rPr>
          <w:rFonts w:asciiTheme="minorHAnsi" w:hAnsiTheme="minorHAnsi" w:cstheme="minorBidi"/>
          <w:color w:val="808080" w:themeColor="background1" w:themeShade="80"/>
        </w:rPr>
        <w:t xml:space="preserve">should now be displayed on the </w:t>
      </w:r>
      <w:r w:rsidRPr="00F171CD">
        <w:rPr>
          <w:rFonts w:asciiTheme="minorHAnsi" w:hAnsiTheme="minorHAnsi" w:cstheme="minorBidi"/>
          <w:b/>
          <w:color w:val="808080" w:themeColor="background1" w:themeShade="80"/>
        </w:rPr>
        <w:t>Secure Gateway Dashboard</w:t>
      </w:r>
      <w:r w:rsidRPr="00D12CE0">
        <w:rPr>
          <w:rFonts w:asciiTheme="minorHAnsi" w:hAnsiTheme="minorHAnsi" w:cstheme="minorBidi"/>
          <w:color w:val="808080" w:themeColor="background1" w:themeShade="80"/>
        </w:rPr>
        <w:t>.</w:t>
      </w:r>
    </w:p>
    <w:p w14:paraId="202B5E7E" w14:textId="77777777" w:rsidR="00F171CD" w:rsidRDefault="00F171CD" w:rsidP="00F171CD">
      <w:pPr>
        <w:pStyle w:val="Heading5"/>
        <w:shd w:val="clear" w:color="auto" w:fill="FFFFFF"/>
        <w:spacing w:before="75" w:after="75"/>
        <w:ind w:left="720"/>
        <w:rPr>
          <w:rFonts w:asciiTheme="minorHAnsi" w:hAnsiTheme="minorHAnsi" w:cstheme="minorBidi"/>
          <w:color w:val="808080" w:themeColor="background1" w:themeShade="80"/>
        </w:rPr>
      </w:pPr>
    </w:p>
    <w:p w14:paraId="2DCD2219" w14:textId="77777777" w:rsidR="00864354" w:rsidRDefault="00C2646B" w:rsidP="00864354">
      <w:pPr>
        <w:pStyle w:val="Heading5"/>
        <w:numPr>
          <w:ilvl w:val="0"/>
          <w:numId w:val="26"/>
        </w:numPr>
        <w:shd w:val="clear" w:color="auto" w:fill="FFFFFF"/>
        <w:spacing w:before="75" w:after="75"/>
        <w:rPr>
          <w:rFonts w:asciiTheme="minorHAnsi" w:hAnsiTheme="minorHAnsi" w:cstheme="minorBidi"/>
          <w:color w:val="808080" w:themeColor="background1" w:themeShade="80"/>
        </w:rPr>
      </w:pPr>
      <w:r w:rsidRPr="00F171CD">
        <w:rPr>
          <w:rFonts w:asciiTheme="minorHAnsi" w:hAnsiTheme="minorHAnsi" w:cstheme="minorBidi"/>
          <w:color w:val="808080" w:themeColor="background1" w:themeShade="80"/>
        </w:rPr>
        <w:t xml:space="preserve">On the </w:t>
      </w:r>
      <w:r w:rsidRPr="00864354">
        <w:rPr>
          <w:rFonts w:asciiTheme="minorHAnsi" w:hAnsiTheme="minorHAnsi" w:cstheme="minorBidi"/>
          <w:b/>
          <w:color w:val="808080" w:themeColor="background1" w:themeShade="80"/>
        </w:rPr>
        <w:t>Secure Gateway Dashboard</w:t>
      </w:r>
      <w:r w:rsidRPr="00F171CD">
        <w:rPr>
          <w:rFonts w:asciiTheme="minorHAnsi" w:hAnsiTheme="minorHAnsi" w:cstheme="minorBidi"/>
          <w:color w:val="808080" w:themeColor="background1" w:themeShade="80"/>
        </w:rPr>
        <w:t xml:space="preserve"> double-click on </w:t>
      </w:r>
      <w:r w:rsidRPr="00864354">
        <w:rPr>
          <w:rFonts w:asciiTheme="minorHAnsi" w:hAnsiTheme="minorHAnsi" w:cstheme="minorBidi"/>
          <w:b/>
          <w:color w:val="808080" w:themeColor="background1" w:themeShade="80"/>
        </w:rPr>
        <w:t xml:space="preserve">Connect </w:t>
      </w:r>
      <w:proofErr w:type="spellStart"/>
      <w:r w:rsidRPr="00864354">
        <w:rPr>
          <w:rFonts w:asciiTheme="minorHAnsi" w:hAnsiTheme="minorHAnsi" w:cstheme="minorBidi"/>
          <w:b/>
          <w:color w:val="808080" w:themeColor="background1" w:themeShade="80"/>
        </w:rPr>
        <w:t>SoftLayer</w:t>
      </w:r>
      <w:proofErr w:type="spellEnd"/>
      <w:r w:rsidRPr="00864354">
        <w:rPr>
          <w:rFonts w:asciiTheme="minorHAnsi" w:hAnsiTheme="minorHAnsi" w:cstheme="minorBidi"/>
          <w:b/>
          <w:color w:val="808080" w:themeColor="background1" w:themeShade="80"/>
        </w:rPr>
        <w:t xml:space="preserve"> Devices</w:t>
      </w:r>
      <w:r w:rsidRPr="00F171CD">
        <w:rPr>
          <w:rFonts w:asciiTheme="minorHAnsi" w:hAnsiTheme="minorHAnsi" w:cstheme="minorBidi"/>
          <w:color w:val="808080" w:themeColor="background1" w:themeShade="80"/>
        </w:rPr>
        <w:t xml:space="preserve"> gate</w:t>
      </w:r>
      <w:r w:rsidR="00864354">
        <w:rPr>
          <w:rFonts w:asciiTheme="minorHAnsi" w:hAnsiTheme="minorHAnsi" w:cstheme="minorBidi"/>
          <w:color w:val="808080" w:themeColor="background1" w:themeShade="80"/>
        </w:rPr>
        <w:t xml:space="preserve">way. Notice this gateway is in </w:t>
      </w:r>
      <w:r w:rsidRPr="00864354">
        <w:rPr>
          <w:rFonts w:asciiTheme="minorHAnsi" w:hAnsiTheme="minorHAnsi" w:cstheme="minorBidi"/>
          <w:b/>
          <w:color w:val="808080" w:themeColor="background1" w:themeShade="80"/>
        </w:rPr>
        <w:t>Disconnected</w:t>
      </w:r>
      <w:r w:rsidRPr="00F171CD">
        <w:rPr>
          <w:rFonts w:asciiTheme="minorHAnsi" w:hAnsiTheme="minorHAnsi" w:cstheme="minorBidi"/>
          <w:color w:val="808080" w:themeColor="background1" w:themeShade="80"/>
        </w:rPr>
        <w:t xml:space="preserve"> state. Click on icon to </w:t>
      </w:r>
      <w:r w:rsidRPr="00864354">
        <w:rPr>
          <w:rFonts w:asciiTheme="minorHAnsi" w:hAnsiTheme="minorHAnsi" w:cstheme="minorBidi"/>
          <w:b/>
          <w:color w:val="808080" w:themeColor="background1" w:themeShade="80"/>
        </w:rPr>
        <w:t>Copy Gateway ID</w:t>
      </w:r>
      <w:r w:rsidRPr="00F171CD">
        <w:rPr>
          <w:rFonts w:asciiTheme="minorHAnsi" w:hAnsiTheme="minorHAnsi" w:cstheme="minorBidi"/>
          <w:color w:val="808080" w:themeColor="background1" w:themeShade="80"/>
        </w:rPr>
        <w:t xml:space="preserve"> and paste it to a text file. This ID will be used later by the Secure Gateway client to connect to this gateway service.</w:t>
      </w:r>
    </w:p>
    <w:p w14:paraId="29987FF2" w14:textId="77777777" w:rsidR="00864354" w:rsidRDefault="00864354" w:rsidP="00864354">
      <w:pPr>
        <w:pStyle w:val="Heading5"/>
        <w:shd w:val="clear" w:color="auto" w:fill="FFFFFF"/>
        <w:spacing w:before="75" w:after="75"/>
        <w:ind w:left="720"/>
        <w:rPr>
          <w:rFonts w:asciiTheme="minorHAnsi" w:hAnsiTheme="minorHAnsi" w:cstheme="minorBidi"/>
          <w:color w:val="808080" w:themeColor="background1" w:themeShade="80"/>
        </w:rPr>
      </w:pPr>
    </w:p>
    <w:p w14:paraId="3DB7715E" w14:textId="368280D5" w:rsidR="00C2646B" w:rsidRPr="00864354" w:rsidRDefault="00C2646B" w:rsidP="00864354">
      <w:pPr>
        <w:pStyle w:val="Heading5"/>
        <w:numPr>
          <w:ilvl w:val="0"/>
          <w:numId w:val="26"/>
        </w:numPr>
        <w:shd w:val="clear" w:color="auto" w:fill="FFFFFF"/>
        <w:spacing w:before="75" w:after="75"/>
        <w:rPr>
          <w:rFonts w:asciiTheme="minorHAnsi" w:hAnsiTheme="minorHAnsi" w:cstheme="minorBidi"/>
          <w:color w:val="808080" w:themeColor="background1" w:themeShade="80"/>
        </w:rPr>
      </w:pPr>
      <w:r w:rsidRPr="00864354">
        <w:rPr>
          <w:rFonts w:asciiTheme="minorHAnsi" w:hAnsiTheme="minorHAnsi" w:cstheme="minorBidi"/>
          <w:color w:val="808080" w:themeColor="background1" w:themeShade="80"/>
        </w:rPr>
        <w:t xml:space="preserve">Click on </w:t>
      </w:r>
      <w:r w:rsidRPr="00864354">
        <w:rPr>
          <w:rFonts w:asciiTheme="minorHAnsi" w:hAnsiTheme="minorHAnsi" w:cstheme="minorBidi"/>
          <w:b/>
          <w:color w:val="808080" w:themeColor="background1" w:themeShade="80"/>
        </w:rPr>
        <w:t>Add Destination</w:t>
      </w:r>
      <w:r w:rsidRPr="00864354">
        <w:rPr>
          <w:rFonts w:asciiTheme="minorHAnsi" w:hAnsiTheme="minorHAnsi" w:cstheme="minorBidi"/>
          <w:color w:val="808080" w:themeColor="background1" w:themeShade="80"/>
        </w:rPr>
        <w:t xml:space="preserve"> to create connection to the MySQL database server in </w:t>
      </w:r>
      <w:proofErr w:type="spellStart"/>
      <w:r w:rsidRPr="00864354">
        <w:rPr>
          <w:rFonts w:asciiTheme="minorHAnsi" w:hAnsiTheme="minorHAnsi" w:cstheme="minorBidi"/>
          <w:color w:val="808080" w:themeColor="background1" w:themeShade="80"/>
        </w:rPr>
        <w:t>SoftLayer</w:t>
      </w:r>
      <w:proofErr w:type="spellEnd"/>
      <w:r w:rsidRPr="00864354">
        <w:rPr>
          <w:rFonts w:asciiTheme="minorHAnsi" w:hAnsiTheme="minorHAnsi" w:cstheme="minorBidi"/>
          <w:color w:val="808080" w:themeColor="background1" w:themeShade="80"/>
        </w:rPr>
        <w:t xml:space="preserve">. </w:t>
      </w:r>
      <w:r w:rsidRPr="00864354">
        <w:rPr>
          <w:rFonts w:asciiTheme="minorHAnsi" w:hAnsiTheme="minorHAnsi" w:cstheme="minorBidi"/>
          <w:b/>
          <w:color w:val="808080" w:themeColor="background1" w:themeShade="80"/>
        </w:rPr>
        <w:t>Add Destination</w:t>
      </w:r>
      <w:r w:rsidRPr="00864354">
        <w:rPr>
          <w:rFonts w:asciiTheme="minorHAnsi" w:hAnsiTheme="minorHAnsi" w:cstheme="minorBidi"/>
          <w:color w:val="808080" w:themeColor="background1" w:themeShade="80"/>
        </w:rPr>
        <w:t xml:space="preserve"> wizard will launch, click on </w:t>
      </w:r>
      <w:r w:rsidRPr="00864354">
        <w:rPr>
          <w:rFonts w:asciiTheme="minorHAnsi" w:hAnsiTheme="minorHAnsi" w:cstheme="minorBidi"/>
          <w:b/>
          <w:color w:val="808080" w:themeColor="background1" w:themeShade="80"/>
        </w:rPr>
        <w:t>Advanced Setup</w:t>
      </w:r>
      <w:r w:rsidRPr="00864354">
        <w:rPr>
          <w:rFonts w:asciiTheme="minorHAnsi" w:hAnsiTheme="minorHAnsi" w:cstheme="minorBidi"/>
          <w:color w:val="808080" w:themeColor="background1" w:themeShade="80"/>
        </w:rPr>
        <w:t xml:space="preserve">. On the Next screen enter following values and </w:t>
      </w:r>
      <w:r w:rsidR="00864354">
        <w:rPr>
          <w:rFonts w:asciiTheme="minorHAnsi" w:hAnsiTheme="minorHAnsi" w:cstheme="minorBidi"/>
          <w:color w:val="808080" w:themeColor="background1" w:themeShade="80"/>
        </w:rPr>
        <w:t xml:space="preserve">then </w:t>
      </w:r>
      <w:r w:rsidRPr="00864354">
        <w:rPr>
          <w:rFonts w:asciiTheme="minorHAnsi" w:hAnsiTheme="minorHAnsi" w:cstheme="minorBidi"/>
          <w:color w:val="808080" w:themeColor="background1" w:themeShade="80"/>
        </w:rPr>
        <w:t xml:space="preserve">click </w:t>
      </w:r>
      <w:r w:rsidRPr="00864354">
        <w:rPr>
          <w:rFonts w:asciiTheme="minorHAnsi" w:hAnsiTheme="minorHAnsi" w:cstheme="minorBidi"/>
          <w:b/>
          <w:color w:val="808080" w:themeColor="background1" w:themeShade="80"/>
        </w:rPr>
        <w:t>ADD DESTINATION</w:t>
      </w:r>
      <w:r w:rsidR="00864354">
        <w:rPr>
          <w:rFonts w:asciiTheme="minorHAnsi" w:hAnsiTheme="minorHAnsi" w:cstheme="minorBidi"/>
          <w:color w:val="808080" w:themeColor="background1" w:themeShade="80"/>
        </w:rPr>
        <w:t>.</w:t>
      </w:r>
    </w:p>
    <w:tbl>
      <w:tblPr>
        <w:tblStyle w:val="TableGrid"/>
        <w:tblW w:w="0" w:type="auto"/>
        <w:tblInd w:w="918" w:type="dxa"/>
        <w:tblLook w:val="04A0" w:firstRow="1" w:lastRow="0" w:firstColumn="1" w:lastColumn="0" w:noHBand="0" w:noVBand="1"/>
      </w:tblPr>
      <w:tblGrid>
        <w:gridCol w:w="2430"/>
        <w:gridCol w:w="5130"/>
      </w:tblGrid>
      <w:tr w:rsidR="00864354" w:rsidRPr="00864354" w14:paraId="5A7C3489" w14:textId="77777777" w:rsidTr="00864354">
        <w:trPr>
          <w:trHeight w:val="276"/>
        </w:trPr>
        <w:tc>
          <w:tcPr>
            <w:tcW w:w="2430" w:type="dxa"/>
          </w:tcPr>
          <w:p w14:paraId="17079B9A" w14:textId="15CDD32B" w:rsidR="00864354" w:rsidRPr="00864354" w:rsidRDefault="00864354" w:rsidP="00864354">
            <w:r w:rsidRPr="00864354">
              <w:t xml:space="preserve">Select </w:t>
            </w:r>
            <w:r>
              <w:t xml:space="preserve">Radio-button </w:t>
            </w:r>
          </w:p>
        </w:tc>
        <w:tc>
          <w:tcPr>
            <w:tcW w:w="5130" w:type="dxa"/>
          </w:tcPr>
          <w:p w14:paraId="406AC108" w14:textId="2B6DBE66" w:rsidR="00864354" w:rsidRPr="00864354" w:rsidRDefault="00864354" w:rsidP="00864354">
            <w:r w:rsidRPr="00864354">
              <w:t>On-Premises Destination</w:t>
            </w:r>
          </w:p>
        </w:tc>
      </w:tr>
      <w:tr w:rsidR="00864354" w:rsidRPr="00864354" w14:paraId="3E3FABB8" w14:textId="77777777" w:rsidTr="00864354">
        <w:trPr>
          <w:trHeight w:val="272"/>
        </w:trPr>
        <w:tc>
          <w:tcPr>
            <w:tcW w:w="2430" w:type="dxa"/>
          </w:tcPr>
          <w:p w14:paraId="44D3129A" w14:textId="5343A0CC" w:rsidR="00864354" w:rsidRPr="00864354" w:rsidRDefault="00864354" w:rsidP="00864354">
            <w:r w:rsidRPr="00864354">
              <w:t>Destination Name</w:t>
            </w:r>
          </w:p>
        </w:tc>
        <w:tc>
          <w:tcPr>
            <w:tcW w:w="5130" w:type="dxa"/>
          </w:tcPr>
          <w:p w14:paraId="50E36251" w14:textId="48237C09" w:rsidR="00864354" w:rsidRPr="00864354" w:rsidRDefault="00864354" w:rsidP="00864354">
            <w:proofErr w:type="spellStart"/>
            <w:r w:rsidRPr="00864354">
              <w:t>SoftLayer</w:t>
            </w:r>
            <w:proofErr w:type="spellEnd"/>
            <w:r w:rsidRPr="00864354">
              <w:t xml:space="preserve"> MySQL Server</w:t>
            </w:r>
          </w:p>
        </w:tc>
      </w:tr>
      <w:tr w:rsidR="00864354" w:rsidRPr="00864354" w14:paraId="7142716A" w14:textId="77777777" w:rsidTr="00864354">
        <w:trPr>
          <w:trHeight w:val="272"/>
        </w:trPr>
        <w:tc>
          <w:tcPr>
            <w:tcW w:w="2430" w:type="dxa"/>
          </w:tcPr>
          <w:p w14:paraId="50EA5BB1" w14:textId="48E78CA0" w:rsidR="00864354" w:rsidRPr="00864354" w:rsidRDefault="00864354" w:rsidP="00864354">
            <w:r w:rsidRPr="00864354">
              <w:t>Resource Hostname</w:t>
            </w:r>
          </w:p>
        </w:tc>
        <w:tc>
          <w:tcPr>
            <w:tcW w:w="5130" w:type="dxa"/>
          </w:tcPr>
          <w:p w14:paraId="2BAB9A12" w14:textId="559B6351" w:rsidR="00864354" w:rsidRPr="00864354" w:rsidRDefault="00864354" w:rsidP="00864354">
            <w:r w:rsidRPr="00864354">
              <w:t>Private IP Address of MySQL</w:t>
            </w:r>
            <w:r>
              <w:t xml:space="preserve"> </w:t>
            </w:r>
            <w:r w:rsidRPr="00864354">
              <w:t>Database server</w:t>
            </w:r>
          </w:p>
        </w:tc>
      </w:tr>
      <w:tr w:rsidR="00864354" w:rsidRPr="00864354" w14:paraId="0420D507" w14:textId="77777777" w:rsidTr="00864354">
        <w:trPr>
          <w:trHeight w:val="272"/>
        </w:trPr>
        <w:tc>
          <w:tcPr>
            <w:tcW w:w="2430" w:type="dxa"/>
          </w:tcPr>
          <w:p w14:paraId="1213FD0D" w14:textId="125E104B" w:rsidR="00864354" w:rsidRPr="00864354" w:rsidRDefault="00864354" w:rsidP="00864354">
            <w:r w:rsidRPr="00864354">
              <w:t>Resource Port</w:t>
            </w:r>
          </w:p>
        </w:tc>
        <w:tc>
          <w:tcPr>
            <w:tcW w:w="5130" w:type="dxa"/>
          </w:tcPr>
          <w:p w14:paraId="1D05D749" w14:textId="67F525A1" w:rsidR="00864354" w:rsidRPr="00864354" w:rsidRDefault="00864354" w:rsidP="00864354">
            <w:r>
              <w:t>3306</w:t>
            </w:r>
          </w:p>
        </w:tc>
      </w:tr>
      <w:tr w:rsidR="00864354" w:rsidRPr="00864354" w14:paraId="60AB61F1" w14:textId="77777777" w:rsidTr="00864354">
        <w:trPr>
          <w:trHeight w:val="272"/>
        </w:trPr>
        <w:tc>
          <w:tcPr>
            <w:tcW w:w="2430" w:type="dxa"/>
          </w:tcPr>
          <w:p w14:paraId="32873657" w14:textId="40CF3370" w:rsidR="00864354" w:rsidRPr="00864354" w:rsidRDefault="00864354" w:rsidP="00864354">
            <w:r w:rsidRPr="00864354">
              <w:t>Protocol</w:t>
            </w:r>
          </w:p>
        </w:tc>
        <w:tc>
          <w:tcPr>
            <w:tcW w:w="5130" w:type="dxa"/>
          </w:tcPr>
          <w:p w14:paraId="7A992849" w14:textId="42B17871" w:rsidR="00864354" w:rsidRPr="00864354" w:rsidRDefault="00864354" w:rsidP="00864354">
            <w:r>
              <w:t>TCP</w:t>
            </w:r>
          </w:p>
        </w:tc>
      </w:tr>
    </w:tbl>
    <w:p w14:paraId="5D01ED67" w14:textId="3F853BA7" w:rsidR="00632DC0" w:rsidRDefault="00C2646B" w:rsidP="00632DC0">
      <w:pPr>
        <w:pStyle w:val="NormalWeb"/>
        <w:numPr>
          <w:ilvl w:val="0"/>
          <w:numId w:val="26"/>
        </w:numPr>
        <w:shd w:val="clear" w:color="auto" w:fill="FFFFFF"/>
        <w:spacing w:after="0" w:afterAutospacing="0"/>
        <w:rPr>
          <w:rFonts w:asciiTheme="minorHAnsi" w:hAnsiTheme="minorHAnsi" w:cstheme="minorBidi"/>
          <w:color w:val="808080" w:themeColor="background1" w:themeShade="80"/>
        </w:rPr>
      </w:pPr>
      <w:proofErr w:type="spellStart"/>
      <w:r w:rsidRPr="00632DC0">
        <w:rPr>
          <w:rFonts w:asciiTheme="minorHAnsi" w:hAnsiTheme="minorHAnsi" w:cstheme="minorBidi"/>
          <w:b/>
          <w:color w:val="808080" w:themeColor="background1" w:themeShade="80"/>
        </w:rPr>
        <w:t>SoftLayer</w:t>
      </w:r>
      <w:proofErr w:type="spellEnd"/>
      <w:r w:rsidRPr="00632DC0">
        <w:rPr>
          <w:rFonts w:asciiTheme="minorHAnsi" w:hAnsiTheme="minorHAnsi" w:cstheme="minorBidi"/>
          <w:b/>
          <w:color w:val="808080" w:themeColor="background1" w:themeShade="80"/>
        </w:rPr>
        <w:t xml:space="preserve"> MySQL Server</w:t>
      </w:r>
      <w:r w:rsidR="00632DC0" w:rsidRPr="00632DC0">
        <w:rPr>
          <w:rFonts w:asciiTheme="minorHAnsi" w:hAnsiTheme="minorHAnsi" w:cstheme="minorBidi"/>
          <w:b/>
          <w:color w:val="808080" w:themeColor="background1" w:themeShade="80"/>
        </w:rPr>
        <w:t xml:space="preserve"> </w:t>
      </w:r>
      <w:r w:rsidRPr="00632DC0">
        <w:rPr>
          <w:rFonts w:asciiTheme="minorHAnsi" w:hAnsiTheme="minorHAnsi" w:cstheme="minorBidi"/>
          <w:color w:val="808080" w:themeColor="background1" w:themeShade="80"/>
        </w:rPr>
        <w:t xml:space="preserve">is now added as a Destination with state </w:t>
      </w:r>
      <w:r w:rsidRPr="00632DC0">
        <w:rPr>
          <w:rFonts w:asciiTheme="minorHAnsi" w:hAnsiTheme="minorHAnsi" w:cstheme="minorBidi"/>
          <w:b/>
          <w:color w:val="808080" w:themeColor="background1" w:themeShade="80"/>
        </w:rPr>
        <w:t>Enabled</w:t>
      </w:r>
      <w:r w:rsidRPr="00632DC0">
        <w:rPr>
          <w:rFonts w:asciiTheme="minorHAnsi" w:hAnsiTheme="minorHAnsi" w:cstheme="minorBidi"/>
          <w:color w:val="808080" w:themeColor="background1" w:themeShade="80"/>
        </w:rPr>
        <w:t xml:space="preserve">. Click on the </w:t>
      </w:r>
      <w:r w:rsidRPr="00632DC0">
        <w:rPr>
          <w:rFonts w:asciiTheme="minorHAnsi" w:hAnsiTheme="minorHAnsi" w:cstheme="minorBidi"/>
          <w:b/>
          <w:color w:val="808080" w:themeColor="background1" w:themeShade="80"/>
        </w:rPr>
        <w:t>Settings</w:t>
      </w:r>
      <w:r w:rsidRPr="00632DC0">
        <w:rPr>
          <w:rFonts w:asciiTheme="minorHAnsi" w:hAnsiTheme="minorHAnsi" w:cstheme="minorBidi"/>
          <w:color w:val="808080" w:themeColor="background1" w:themeShade="80"/>
        </w:rPr>
        <w:t xml:space="preserve"> (gear-wheel icon) to display the connection details. Note down </w:t>
      </w:r>
      <w:r w:rsidRPr="00632DC0">
        <w:rPr>
          <w:rFonts w:asciiTheme="minorHAnsi" w:hAnsiTheme="minorHAnsi" w:cstheme="minorBidi"/>
          <w:b/>
          <w:color w:val="808080" w:themeColor="background1" w:themeShade="80"/>
        </w:rPr>
        <w:t xml:space="preserve">Cloud </w:t>
      </w:r>
      <w:proofErr w:type="gramStart"/>
      <w:r w:rsidRPr="00632DC0">
        <w:rPr>
          <w:rFonts w:asciiTheme="minorHAnsi" w:hAnsiTheme="minorHAnsi" w:cstheme="minorBidi"/>
          <w:b/>
          <w:color w:val="808080" w:themeColor="background1" w:themeShade="80"/>
        </w:rPr>
        <w:t>Host :</w:t>
      </w:r>
      <w:proofErr w:type="gramEnd"/>
      <w:r w:rsidRPr="00632DC0">
        <w:rPr>
          <w:rFonts w:asciiTheme="minorHAnsi" w:hAnsiTheme="minorHAnsi" w:cstheme="minorBidi"/>
          <w:b/>
          <w:color w:val="808080" w:themeColor="background1" w:themeShade="80"/>
        </w:rPr>
        <w:t xml:space="preserve"> Port</w:t>
      </w:r>
      <w:r w:rsidRPr="00632DC0">
        <w:rPr>
          <w:rFonts w:asciiTheme="minorHAnsi" w:hAnsiTheme="minorHAnsi" w:cstheme="minorBidi"/>
          <w:color w:val="808080" w:themeColor="background1" w:themeShade="80"/>
        </w:rPr>
        <w:t xml:space="preserve"> values and close the details dialog.</w:t>
      </w:r>
    </w:p>
    <w:p w14:paraId="565E9624" w14:textId="77777777" w:rsidR="00632DC0" w:rsidRPr="00632DC0" w:rsidRDefault="00632DC0" w:rsidP="00632DC0"/>
    <w:p w14:paraId="48DD692D" w14:textId="38DC667C" w:rsidR="00632DC0" w:rsidRPr="00632DC0" w:rsidRDefault="00C2646B" w:rsidP="00632DC0">
      <w:pPr>
        <w:pStyle w:val="NormalWeb"/>
        <w:numPr>
          <w:ilvl w:val="0"/>
          <w:numId w:val="26"/>
        </w:numPr>
        <w:shd w:val="clear" w:color="auto" w:fill="FFFFFF"/>
        <w:spacing w:before="0" w:beforeAutospacing="0" w:after="0" w:afterAutospacing="0"/>
      </w:pPr>
      <w:r w:rsidRPr="00632DC0">
        <w:rPr>
          <w:rFonts w:asciiTheme="minorHAnsi" w:hAnsiTheme="minorHAnsi" w:cstheme="minorBidi"/>
          <w:color w:val="808080" w:themeColor="background1" w:themeShade="80"/>
        </w:rPr>
        <w:t xml:space="preserve">Create </w:t>
      </w:r>
      <w:proofErr w:type="spellStart"/>
      <w:r w:rsidRPr="00632DC0">
        <w:rPr>
          <w:rFonts w:asciiTheme="minorHAnsi" w:hAnsiTheme="minorHAnsi" w:cstheme="minorBidi"/>
          <w:color w:val="808080" w:themeColor="background1" w:themeShade="80"/>
        </w:rPr>
        <w:t>Bluemix</w:t>
      </w:r>
      <w:proofErr w:type="spellEnd"/>
      <w:r w:rsidRPr="00632DC0">
        <w:rPr>
          <w:rFonts w:asciiTheme="minorHAnsi" w:hAnsiTheme="minorHAnsi" w:cstheme="minorBidi"/>
          <w:color w:val="808080" w:themeColor="background1" w:themeShade="80"/>
        </w:rPr>
        <w:t xml:space="preserve"> service (</w:t>
      </w:r>
      <w:proofErr w:type="spellStart"/>
      <w:r w:rsidRPr="00632DC0">
        <w:rPr>
          <w:rFonts w:asciiTheme="minorHAnsi" w:hAnsiTheme="minorHAnsi" w:cstheme="minorBidi"/>
          <w:b/>
          <w:color w:val="808080" w:themeColor="background1" w:themeShade="80"/>
        </w:rPr>
        <w:t>mysql-OrdersDBService</w:t>
      </w:r>
      <w:proofErr w:type="spellEnd"/>
      <w:r w:rsidRPr="00632DC0">
        <w:rPr>
          <w:rFonts w:asciiTheme="minorHAnsi" w:hAnsiTheme="minorHAnsi" w:cstheme="minorBidi"/>
          <w:color w:val="808080" w:themeColor="background1" w:themeShade="80"/>
        </w:rPr>
        <w:t xml:space="preserve">) to connect to MySQL database server running in </w:t>
      </w:r>
      <w:proofErr w:type="spellStart"/>
      <w:r w:rsidRPr="00632DC0">
        <w:rPr>
          <w:rFonts w:asciiTheme="minorHAnsi" w:hAnsiTheme="minorHAnsi" w:cstheme="minorBidi"/>
          <w:color w:val="808080" w:themeColor="background1" w:themeShade="80"/>
        </w:rPr>
        <w:t>SoftLayer</w:t>
      </w:r>
      <w:proofErr w:type="spellEnd"/>
      <w:r w:rsidRPr="00632DC0">
        <w:rPr>
          <w:rFonts w:asciiTheme="minorHAnsi" w:hAnsiTheme="minorHAnsi" w:cstheme="minorBidi"/>
          <w:color w:val="808080" w:themeColor="background1" w:themeShade="80"/>
        </w:rPr>
        <w:t>. Use following values</w:t>
      </w:r>
      <w:r w:rsidR="00632DC0">
        <w:rPr>
          <w:rFonts w:asciiTheme="minorHAnsi" w:hAnsiTheme="minorHAnsi" w:cstheme="minorBidi"/>
          <w:color w:val="808080" w:themeColor="background1" w:themeShade="80"/>
        </w:rPr>
        <w:t>.</w:t>
      </w:r>
    </w:p>
    <w:p w14:paraId="58C5F0EB" w14:textId="7A547098" w:rsidR="00C2646B" w:rsidRPr="00C2646B" w:rsidRDefault="00632DC0" w:rsidP="00632DC0">
      <w:pPr>
        <w:pStyle w:val="code"/>
      </w:pPr>
      <w:r>
        <w:t xml:space="preserve"># </w:t>
      </w:r>
      <w:proofErr w:type="spellStart"/>
      <w:r w:rsidR="00C2646B" w:rsidRPr="00C2646B">
        <w:t>cf</w:t>
      </w:r>
      <w:proofErr w:type="spellEnd"/>
      <w:r w:rsidR="00C2646B" w:rsidRPr="00C2646B">
        <w:t xml:space="preserve"> create-user-provided-service </w:t>
      </w:r>
      <w:proofErr w:type="spellStart"/>
      <w:r w:rsidR="00C2646B" w:rsidRPr="00C2646B">
        <w:t>mysql-OrdersDBService</w:t>
      </w:r>
      <w:proofErr w:type="spellEnd"/>
      <w:r w:rsidR="00C2646B" w:rsidRPr="00C2646B">
        <w:t xml:space="preserve"> -p "hostname, port, user, password, </w:t>
      </w:r>
      <w:proofErr w:type="spellStart"/>
      <w:r w:rsidR="00C2646B" w:rsidRPr="00C2646B">
        <w:t>jdbcUrl</w:t>
      </w:r>
      <w:proofErr w:type="spellEnd"/>
      <w:r w:rsidR="00C2646B" w:rsidRPr="00C2646B">
        <w:t xml:space="preserve">, </w:t>
      </w:r>
      <w:proofErr w:type="spellStart"/>
      <w:r w:rsidR="00C2646B" w:rsidRPr="00C2646B">
        <w:t>uri</w:t>
      </w:r>
      <w:proofErr w:type="spellEnd"/>
      <w:r w:rsidR="00C2646B" w:rsidRPr="00C2646B">
        <w:t>"</w:t>
      </w:r>
    </w:p>
    <w:tbl>
      <w:tblPr>
        <w:tblStyle w:val="TableGrid"/>
        <w:tblW w:w="0" w:type="auto"/>
        <w:tblInd w:w="918" w:type="dxa"/>
        <w:tblLook w:val="04A0" w:firstRow="1" w:lastRow="0" w:firstColumn="1" w:lastColumn="0" w:noHBand="0" w:noVBand="1"/>
      </w:tblPr>
      <w:tblGrid>
        <w:gridCol w:w="2970"/>
        <w:gridCol w:w="4968"/>
      </w:tblGrid>
      <w:tr w:rsidR="003C774B" w:rsidRPr="00632DC0" w14:paraId="3CAA3774" w14:textId="77777777" w:rsidTr="003C774B">
        <w:tc>
          <w:tcPr>
            <w:tcW w:w="2970" w:type="dxa"/>
          </w:tcPr>
          <w:p w14:paraId="3A9AFEFC" w14:textId="259AB990" w:rsidR="00632DC0" w:rsidRPr="00632DC0" w:rsidRDefault="003C774B" w:rsidP="003C774B">
            <w:r>
              <w:t>hostname</w:t>
            </w:r>
          </w:p>
        </w:tc>
        <w:tc>
          <w:tcPr>
            <w:tcW w:w="4968" w:type="dxa"/>
          </w:tcPr>
          <w:p w14:paraId="3D713FD2" w14:textId="1C26889D" w:rsidR="00632DC0" w:rsidRPr="00632DC0" w:rsidRDefault="003C774B" w:rsidP="003C774B">
            <w:r w:rsidRPr="00632DC0">
              <w:t>Cloud Host name fro</w:t>
            </w:r>
            <w:r>
              <w:t>m step 9</w:t>
            </w:r>
          </w:p>
        </w:tc>
      </w:tr>
      <w:tr w:rsidR="003C774B" w:rsidRPr="00632DC0" w14:paraId="43D77365" w14:textId="77777777" w:rsidTr="003C774B">
        <w:tc>
          <w:tcPr>
            <w:tcW w:w="2970" w:type="dxa"/>
          </w:tcPr>
          <w:p w14:paraId="032CFF39" w14:textId="599470E0" w:rsidR="003C774B" w:rsidRPr="00632DC0" w:rsidRDefault="003C774B" w:rsidP="003C774B">
            <w:r>
              <w:t>port</w:t>
            </w:r>
          </w:p>
        </w:tc>
        <w:tc>
          <w:tcPr>
            <w:tcW w:w="4968" w:type="dxa"/>
          </w:tcPr>
          <w:p w14:paraId="691E20A6" w14:textId="6FB7AAA3" w:rsidR="003C774B" w:rsidRPr="00632DC0" w:rsidRDefault="003C774B" w:rsidP="003C774B">
            <w:r>
              <w:t>P</w:t>
            </w:r>
            <w:r w:rsidRPr="00632DC0">
              <w:t>ort number from step 9</w:t>
            </w:r>
          </w:p>
        </w:tc>
      </w:tr>
      <w:tr w:rsidR="003C774B" w:rsidRPr="00632DC0" w14:paraId="3CC40A14" w14:textId="77777777" w:rsidTr="003C774B">
        <w:tc>
          <w:tcPr>
            <w:tcW w:w="2970" w:type="dxa"/>
          </w:tcPr>
          <w:p w14:paraId="39058BB6" w14:textId="2EBB270E" w:rsidR="003C774B" w:rsidRPr="00632DC0" w:rsidRDefault="003C774B" w:rsidP="003C774B">
            <w:r w:rsidRPr="00632DC0">
              <w:t>user</w:t>
            </w:r>
          </w:p>
        </w:tc>
        <w:tc>
          <w:tcPr>
            <w:tcW w:w="4968" w:type="dxa"/>
          </w:tcPr>
          <w:p w14:paraId="3B72C388" w14:textId="31995D29" w:rsidR="003C774B" w:rsidRPr="00632DC0" w:rsidRDefault="003C774B" w:rsidP="003C774B">
            <w:proofErr w:type="spellStart"/>
            <w:r>
              <w:t>orders_dbuser</w:t>
            </w:r>
            <w:proofErr w:type="spellEnd"/>
          </w:p>
        </w:tc>
      </w:tr>
      <w:tr w:rsidR="003C774B" w:rsidRPr="00632DC0" w14:paraId="31454D42" w14:textId="77777777" w:rsidTr="003C774B">
        <w:tc>
          <w:tcPr>
            <w:tcW w:w="2970" w:type="dxa"/>
          </w:tcPr>
          <w:p w14:paraId="4B5C2B43" w14:textId="1A52E0C9" w:rsidR="003C774B" w:rsidRPr="00632DC0" w:rsidRDefault="003C774B" w:rsidP="003C774B">
            <w:r w:rsidRPr="00632DC0">
              <w:t>password</w:t>
            </w:r>
          </w:p>
        </w:tc>
        <w:tc>
          <w:tcPr>
            <w:tcW w:w="4968" w:type="dxa"/>
          </w:tcPr>
          <w:p w14:paraId="47C37AA8" w14:textId="5E438A14" w:rsidR="003C774B" w:rsidRPr="00632DC0" w:rsidRDefault="003C774B" w:rsidP="003C774B">
            <w:r w:rsidRPr="00632DC0">
              <w:t>Pass4OrdersUs3r</w:t>
            </w:r>
          </w:p>
        </w:tc>
      </w:tr>
      <w:tr w:rsidR="003C774B" w:rsidRPr="00C2646B" w14:paraId="1CA2D9EA" w14:textId="77777777" w:rsidTr="003C774B">
        <w:tc>
          <w:tcPr>
            <w:tcW w:w="2970" w:type="dxa"/>
          </w:tcPr>
          <w:p w14:paraId="20DD1AD0" w14:textId="50AD93E7" w:rsidR="003C774B" w:rsidRPr="00C2646B" w:rsidRDefault="003C774B" w:rsidP="003C774B">
            <w:proofErr w:type="spellStart"/>
            <w:r w:rsidRPr="00632DC0">
              <w:t>j</w:t>
            </w:r>
            <w:r>
              <w:t>dbcUrl</w:t>
            </w:r>
            <w:proofErr w:type="spellEnd"/>
            <w:r w:rsidRPr="00632DC0">
              <w:t xml:space="preserve"> </w:t>
            </w:r>
          </w:p>
        </w:tc>
        <w:tc>
          <w:tcPr>
            <w:tcW w:w="4968" w:type="dxa"/>
          </w:tcPr>
          <w:p w14:paraId="4AB1A8BB" w14:textId="6EED97E4" w:rsidR="003C774B" w:rsidRPr="00C2646B" w:rsidRDefault="003C774B" w:rsidP="003C774B">
            <w:proofErr w:type="spellStart"/>
            <w:r>
              <w:t>j</w:t>
            </w:r>
            <w:r w:rsidRPr="00632DC0">
              <w:t>dbc:mysql</w:t>
            </w:r>
            <w:proofErr w:type="spellEnd"/>
            <w:r w:rsidRPr="00632DC0">
              <w:t>://&lt;</w:t>
            </w:r>
            <w:r>
              <w:t>hostname</w:t>
            </w:r>
            <w:r w:rsidRPr="00632DC0">
              <w:t>&gt;</w:t>
            </w:r>
            <w:r>
              <w:t>:&lt;port&gt;</w:t>
            </w:r>
            <w:r w:rsidRPr="00632DC0">
              <w:t>/orders</w:t>
            </w:r>
          </w:p>
        </w:tc>
      </w:tr>
      <w:tr w:rsidR="003C774B" w:rsidRPr="00C2646B" w14:paraId="54D718B5" w14:textId="77777777" w:rsidTr="003C774B">
        <w:tc>
          <w:tcPr>
            <w:tcW w:w="2970" w:type="dxa"/>
          </w:tcPr>
          <w:p w14:paraId="549279EF" w14:textId="3099D8E5" w:rsidR="003C774B" w:rsidRPr="00632DC0" w:rsidRDefault="003C774B" w:rsidP="003C774B">
            <w:proofErr w:type="spellStart"/>
            <w:r>
              <w:t>uri</w:t>
            </w:r>
            <w:proofErr w:type="spellEnd"/>
          </w:p>
        </w:tc>
        <w:tc>
          <w:tcPr>
            <w:tcW w:w="4968" w:type="dxa"/>
          </w:tcPr>
          <w:p w14:paraId="4BB40956" w14:textId="218C98FC" w:rsidR="003C774B" w:rsidRPr="00632DC0" w:rsidRDefault="003C774B" w:rsidP="003C774B">
            <w:r w:rsidRPr="00632DC0">
              <w:t>mysql://&lt;</w:t>
            </w:r>
            <w:r>
              <w:t>hostname</w:t>
            </w:r>
            <w:r w:rsidRPr="00632DC0">
              <w:t>&gt;</w:t>
            </w:r>
            <w:r>
              <w:t>:&lt;port&gt;</w:t>
            </w:r>
            <w:r w:rsidRPr="00632DC0">
              <w:t>/orders</w:t>
            </w:r>
          </w:p>
        </w:tc>
      </w:tr>
    </w:tbl>
    <w:p w14:paraId="113CEFFC" w14:textId="53AA0AE8" w:rsidR="00C2646B" w:rsidRPr="00C2646B" w:rsidRDefault="00C2646B" w:rsidP="00632DC0">
      <w:pPr>
        <w:pStyle w:val="code"/>
      </w:pPr>
    </w:p>
    <w:p w14:paraId="6DE9CC7A" w14:textId="035D2F9A" w:rsidR="007A5A35" w:rsidRDefault="001A16FC" w:rsidP="001A16FC">
      <w:pPr>
        <w:pStyle w:val="Heading4"/>
      </w:pPr>
      <w:r>
        <w:t xml:space="preserve">Setup Secure Gateway Client in </w:t>
      </w:r>
      <w:proofErr w:type="spellStart"/>
      <w:r>
        <w:t>SoftLayer</w:t>
      </w:r>
      <w:proofErr w:type="spellEnd"/>
    </w:p>
    <w:p w14:paraId="1E63DC07" w14:textId="68867CE9" w:rsidR="007A5A35" w:rsidRDefault="00341B9E" w:rsidP="003962D3">
      <w:r>
        <w:t xml:space="preserve">The </w:t>
      </w:r>
      <w:r w:rsidR="003962D3">
        <w:t xml:space="preserve">Secure Gateway client can be installed in Windows, </w:t>
      </w:r>
      <w:proofErr w:type="spellStart"/>
      <w:r w:rsidR="003962D3">
        <w:t>RedHat</w:t>
      </w:r>
      <w:proofErr w:type="spellEnd"/>
      <w:r w:rsidR="003962D3">
        <w:t xml:space="preserve">, </w:t>
      </w:r>
      <w:proofErr w:type="spellStart"/>
      <w:r w:rsidR="003962D3">
        <w:t>SuSE</w:t>
      </w:r>
      <w:proofErr w:type="spellEnd"/>
      <w:r w:rsidR="003962D3">
        <w:t xml:space="preserve">, Ubuntu, </w:t>
      </w:r>
      <w:r>
        <w:t xml:space="preserve">and </w:t>
      </w:r>
      <w:r w:rsidR="003962D3">
        <w:t>OS X</w:t>
      </w:r>
      <w:r w:rsidR="00AC190B">
        <w:t xml:space="preserve">, and also be run on IBM </w:t>
      </w:r>
      <w:proofErr w:type="spellStart"/>
      <w:r w:rsidR="00AC190B">
        <w:t>DataPower</w:t>
      </w:r>
      <w:proofErr w:type="spellEnd"/>
      <w:r w:rsidR="00642851">
        <w:t>,</w:t>
      </w:r>
      <w:r w:rsidR="00AC190B">
        <w:t xml:space="preserve"> and </w:t>
      </w:r>
      <w:r>
        <w:t xml:space="preserve">within </w:t>
      </w:r>
      <w:r w:rsidR="00AC190B">
        <w:t xml:space="preserve">Docker. </w:t>
      </w:r>
      <w:r w:rsidR="003962D3">
        <w:t>This document will use a Docker Container.</w:t>
      </w:r>
    </w:p>
    <w:p w14:paraId="5BE03F3F" w14:textId="77777777" w:rsidR="003962D3" w:rsidRDefault="003962D3" w:rsidP="003962D3"/>
    <w:p w14:paraId="22F3FEDC" w14:textId="635695C2" w:rsidR="000A04F9" w:rsidRDefault="000A04F9" w:rsidP="000A04F9">
      <w:pPr>
        <w:pStyle w:val="ListParagraph"/>
        <w:numPr>
          <w:ilvl w:val="0"/>
          <w:numId w:val="28"/>
        </w:numPr>
      </w:pPr>
      <w:r>
        <w:t xml:space="preserve">Log into </w:t>
      </w:r>
      <w:proofErr w:type="spellStart"/>
      <w:r>
        <w:t>SoftLayer</w:t>
      </w:r>
      <w:proofErr w:type="spellEnd"/>
      <w:r>
        <w:t xml:space="preserve"> Portal. Place Order for an Hourly/Monthly VSI running CoreOS stable. This will be used as Docker host to run Secure Gateway client container. Select CoreOS Stable for Operating System, default selections can be accepted for all the other options.</w:t>
      </w:r>
    </w:p>
    <w:p w14:paraId="05850A6D" w14:textId="77777777" w:rsidR="000A04F9" w:rsidRDefault="000A04F9" w:rsidP="000A04F9"/>
    <w:p w14:paraId="5BEDBC88" w14:textId="4B61D540" w:rsidR="000A04F9" w:rsidRDefault="000A04F9" w:rsidP="000A04F9">
      <w:pPr>
        <w:pStyle w:val="ListParagraph"/>
        <w:numPr>
          <w:ilvl w:val="0"/>
          <w:numId w:val="28"/>
        </w:numPr>
      </w:pPr>
      <w:r>
        <w:t xml:space="preserve">After the CoreOS VSI is successfully provisioned, note down the private </w:t>
      </w:r>
      <w:proofErr w:type="spellStart"/>
      <w:r>
        <w:t>ip</w:t>
      </w:r>
      <w:proofErr w:type="spellEnd"/>
      <w:r>
        <w:t>-address and password for user-id core.</w:t>
      </w:r>
    </w:p>
    <w:p w14:paraId="4A668B71" w14:textId="77777777" w:rsidR="000A04F9" w:rsidRDefault="000A04F9" w:rsidP="000A04F9"/>
    <w:p w14:paraId="0816BFB6" w14:textId="3F6814EB" w:rsidR="00527114" w:rsidRDefault="000A04F9" w:rsidP="00EB2848">
      <w:pPr>
        <w:pStyle w:val="ListParagraph"/>
        <w:numPr>
          <w:ilvl w:val="0"/>
          <w:numId w:val="28"/>
        </w:numPr>
      </w:pPr>
      <w:r>
        <w:t xml:space="preserve">Connect to </w:t>
      </w:r>
      <w:proofErr w:type="spellStart"/>
      <w:r>
        <w:t>SoftLayer</w:t>
      </w:r>
      <w:proofErr w:type="spellEnd"/>
      <w:r>
        <w:t xml:space="preserve"> VPN, and </w:t>
      </w:r>
      <w:proofErr w:type="spellStart"/>
      <w:r>
        <w:t>ssh</w:t>
      </w:r>
      <w:proofErr w:type="spellEnd"/>
      <w:r>
        <w:t xml:space="preserve"> to CoreOS VSI as core.</w:t>
      </w:r>
      <w:r w:rsidR="000C4DE8">
        <w:t xml:space="preserve"> R</w:t>
      </w:r>
      <w:r w:rsidR="00527114">
        <w:t xml:space="preserve">un </w:t>
      </w:r>
      <w:r w:rsidR="002D417A">
        <w:t xml:space="preserve">the </w:t>
      </w:r>
      <w:r w:rsidR="00527114">
        <w:t>Secure Gateway client container using following commands.</w:t>
      </w:r>
    </w:p>
    <w:p w14:paraId="6BC564FC" w14:textId="01B1618A" w:rsidR="00527114" w:rsidRDefault="00527114" w:rsidP="00CD3EA4">
      <w:pPr>
        <w:ind w:left="720"/>
      </w:pPr>
      <w:r>
        <w:t xml:space="preserve">Pull </w:t>
      </w:r>
      <w:r w:rsidR="002D417A">
        <w:t xml:space="preserve">the </w:t>
      </w:r>
      <w:r>
        <w:t>secure gateway client image</w:t>
      </w:r>
      <w:r w:rsidR="002D417A">
        <w:t xml:space="preserve"> from IBM</w:t>
      </w:r>
    </w:p>
    <w:p w14:paraId="0EBFF669" w14:textId="77777777" w:rsidR="00527114" w:rsidRPr="00AC190B" w:rsidRDefault="00527114" w:rsidP="00527114">
      <w:pPr>
        <w:ind w:firstLine="720"/>
        <w:rPr>
          <w:rFonts w:ascii="Consolas" w:hAnsi="Consolas"/>
          <w:sz w:val="16"/>
          <w:szCs w:val="16"/>
        </w:rPr>
      </w:pPr>
      <w:r w:rsidRPr="00AC190B">
        <w:rPr>
          <w:rFonts w:ascii="Consolas" w:hAnsi="Consolas"/>
          <w:sz w:val="16"/>
          <w:szCs w:val="16"/>
        </w:rPr>
        <w:t xml:space="preserve"># </w:t>
      </w:r>
      <w:proofErr w:type="spellStart"/>
      <w:r w:rsidRPr="00AC190B">
        <w:rPr>
          <w:rFonts w:ascii="Consolas" w:hAnsi="Consolas"/>
          <w:sz w:val="16"/>
          <w:szCs w:val="16"/>
        </w:rPr>
        <w:t>sudo</w:t>
      </w:r>
      <w:proofErr w:type="spellEnd"/>
      <w:r w:rsidRPr="00AC190B">
        <w:rPr>
          <w:rFonts w:ascii="Consolas" w:hAnsi="Consolas"/>
          <w:sz w:val="16"/>
          <w:szCs w:val="16"/>
        </w:rPr>
        <w:t xml:space="preserve"> </w:t>
      </w:r>
      <w:proofErr w:type="spellStart"/>
      <w:r w:rsidRPr="00AC190B">
        <w:rPr>
          <w:rFonts w:ascii="Consolas" w:hAnsi="Consolas"/>
          <w:sz w:val="16"/>
          <w:szCs w:val="16"/>
        </w:rPr>
        <w:t>docker</w:t>
      </w:r>
      <w:proofErr w:type="spellEnd"/>
      <w:r w:rsidRPr="00AC190B">
        <w:rPr>
          <w:rFonts w:ascii="Consolas" w:hAnsi="Consolas"/>
          <w:sz w:val="16"/>
          <w:szCs w:val="16"/>
        </w:rPr>
        <w:t xml:space="preserve"> pull </w:t>
      </w:r>
      <w:proofErr w:type="spellStart"/>
      <w:r w:rsidRPr="00AC190B">
        <w:rPr>
          <w:rFonts w:ascii="Consolas" w:hAnsi="Consolas"/>
          <w:sz w:val="16"/>
          <w:szCs w:val="16"/>
        </w:rPr>
        <w:t>ibmcom</w:t>
      </w:r>
      <w:proofErr w:type="spellEnd"/>
      <w:r w:rsidRPr="00AC190B">
        <w:rPr>
          <w:rFonts w:ascii="Consolas" w:hAnsi="Consolas"/>
          <w:sz w:val="16"/>
          <w:szCs w:val="16"/>
        </w:rPr>
        <w:t>/secure-gateway-client</w:t>
      </w:r>
    </w:p>
    <w:p w14:paraId="755CCC1E" w14:textId="77777777" w:rsidR="00527114" w:rsidRDefault="00527114" w:rsidP="00527114"/>
    <w:p w14:paraId="040FA106" w14:textId="0CF7AB33" w:rsidR="00527114" w:rsidRDefault="00527114" w:rsidP="00CD3EA4">
      <w:pPr>
        <w:ind w:left="720"/>
      </w:pPr>
      <w:r>
        <w:t xml:space="preserve">Run </w:t>
      </w:r>
      <w:r w:rsidR="002D417A">
        <w:t xml:space="preserve">the </w:t>
      </w:r>
      <w:r>
        <w:t xml:space="preserve">secure gateway </w:t>
      </w:r>
      <w:proofErr w:type="spellStart"/>
      <w:r>
        <w:t>docker</w:t>
      </w:r>
      <w:proofErr w:type="spellEnd"/>
      <w:r>
        <w:t xml:space="preserve"> container</w:t>
      </w:r>
    </w:p>
    <w:p w14:paraId="2183ACA5" w14:textId="399F5BC1" w:rsidR="003962D3" w:rsidRDefault="00AC190B" w:rsidP="00527114">
      <w:pPr>
        <w:ind w:firstLine="720"/>
        <w:rPr>
          <w:rFonts w:ascii="Consolas" w:hAnsi="Consolas"/>
          <w:sz w:val="16"/>
          <w:szCs w:val="16"/>
        </w:rPr>
      </w:pPr>
      <w:r w:rsidRPr="00AC190B">
        <w:rPr>
          <w:rFonts w:ascii="Consolas" w:hAnsi="Consolas"/>
          <w:sz w:val="16"/>
          <w:szCs w:val="16"/>
        </w:rPr>
        <w:t xml:space="preserve"># </w:t>
      </w:r>
      <w:proofErr w:type="spellStart"/>
      <w:r w:rsidR="003962D3" w:rsidRPr="00AC190B">
        <w:rPr>
          <w:rFonts w:ascii="Consolas" w:hAnsi="Consolas"/>
          <w:sz w:val="16"/>
          <w:szCs w:val="16"/>
        </w:rPr>
        <w:t>sudo</w:t>
      </w:r>
      <w:proofErr w:type="spellEnd"/>
      <w:r w:rsidR="003962D3" w:rsidRPr="00AC190B">
        <w:rPr>
          <w:rFonts w:ascii="Consolas" w:hAnsi="Consolas"/>
          <w:sz w:val="16"/>
          <w:szCs w:val="16"/>
        </w:rPr>
        <w:t xml:space="preserve"> </w:t>
      </w:r>
      <w:proofErr w:type="spellStart"/>
      <w:r w:rsidR="00B14E9C" w:rsidRPr="00B14E9C">
        <w:rPr>
          <w:rFonts w:ascii="Consolas" w:hAnsi="Consolas"/>
          <w:sz w:val="16"/>
          <w:szCs w:val="16"/>
        </w:rPr>
        <w:t>docker</w:t>
      </w:r>
      <w:proofErr w:type="spellEnd"/>
      <w:r w:rsidR="00B14E9C" w:rsidRPr="00B14E9C">
        <w:rPr>
          <w:rFonts w:ascii="Consolas" w:hAnsi="Consolas"/>
          <w:sz w:val="16"/>
          <w:szCs w:val="16"/>
        </w:rPr>
        <w:t xml:space="preserve"> run -</w:t>
      </w:r>
      <w:proofErr w:type="spellStart"/>
      <w:r w:rsidR="00B14E9C" w:rsidRPr="00B14E9C">
        <w:rPr>
          <w:rFonts w:ascii="Consolas" w:hAnsi="Consolas"/>
          <w:sz w:val="16"/>
          <w:szCs w:val="16"/>
        </w:rPr>
        <w:t>it</w:t>
      </w:r>
      <w:r w:rsidR="00AB65B1">
        <w:rPr>
          <w:rFonts w:ascii="Consolas" w:hAnsi="Consolas"/>
          <w:sz w:val="16"/>
          <w:szCs w:val="16"/>
        </w:rPr>
        <w:t>d</w:t>
      </w:r>
      <w:proofErr w:type="spellEnd"/>
      <w:r w:rsidR="00B14E9C" w:rsidRPr="00B14E9C">
        <w:rPr>
          <w:rFonts w:ascii="Consolas" w:hAnsi="Consolas"/>
          <w:sz w:val="16"/>
          <w:szCs w:val="16"/>
        </w:rPr>
        <w:t xml:space="preserve"> </w:t>
      </w:r>
      <w:proofErr w:type="spellStart"/>
      <w:r w:rsidR="002F3CF5" w:rsidRPr="00AC190B">
        <w:rPr>
          <w:rFonts w:ascii="Consolas" w:hAnsi="Consolas"/>
          <w:sz w:val="16"/>
          <w:szCs w:val="16"/>
        </w:rPr>
        <w:t>ibmcom</w:t>
      </w:r>
      <w:proofErr w:type="spellEnd"/>
      <w:r w:rsidR="002F3CF5" w:rsidRPr="00AC190B">
        <w:rPr>
          <w:rFonts w:ascii="Consolas" w:hAnsi="Consolas"/>
          <w:sz w:val="16"/>
          <w:szCs w:val="16"/>
        </w:rPr>
        <w:t>/secure-gateway-client</w:t>
      </w:r>
      <w:r w:rsidR="002F3CF5" w:rsidRPr="00B14E9C">
        <w:rPr>
          <w:rFonts w:ascii="Consolas" w:hAnsi="Consolas"/>
          <w:sz w:val="16"/>
          <w:szCs w:val="16"/>
        </w:rPr>
        <w:t xml:space="preserve"> </w:t>
      </w:r>
      <w:r w:rsidR="002F3CF5">
        <w:rPr>
          <w:rFonts w:ascii="Consolas" w:hAnsi="Consolas"/>
          <w:sz w:val="16"/>
          <w:szCs w:val="16"/>
        </w:rPr>
        <w:t>&lt;gateway-id&gt;</w:t>
      </w:r>
      <w:r w:rsidR="00B14E9C" w:rsidRPr="00B14E9C">
        <w:rPr>
          <w:rFonts w:ascii="Consolas" w:hAnsi="Consolas"/>
          <w:sz w:val="16"/>
          <w:szCs w:val="16"/>
        </w:rPr>
        <w:t xml:space="preserve"> --service -A "</w:t>
      </w:r>
      <w:proofErr w:type="spellStart"/>
      <w:r w:rsidR="00B14E9C" w:rsidRPr="00B14E9C">
        <w:rPr>
          <w:rFonts w:ascii="Consolas" w:hAnsi="Consolas"/>
          <w:sz w:val="16"/>
          <w:szCs w:val="16"/>
        </w:rPr>
        <w:t>acl</w:t>
      </w:r>
      <w:proofErr w:type="spellEnd"/>
      <w:r w:rsidR="00B14E9C" w:rsidRPr="00B14E9C">
        <w:rPr>
          <w:rFonts w:ascii="Consolas" w:hAnsi="Consolas"/>
          <w:sz w:val="16"/>
          <w:szCs w:val="16"/>
        </w:rPr>
        <w:t xml:space="preserve"> allow :3306"</w:t>
      </w:r>
    </w:p>
    <w:p w14:paraId="146F829F" w14:textId="77777777" w:rsidR="002D417A" w:rsidRDefault="002D417A" w:rsidP="00527114">
      <w:pPr>
        <w:ind w:firstLine="720"/>
        <w:rPr>
          <w:rFonts w:ascii="Consolas" w:hAnsi="Consolas"/>
          <w:sz w:val="16"/>
          <w:szCs w:val="16"/>
        </w:rPr>
      </w:pPr>
    </w:p>
    <w:p w14:paraId="14F2D5FC" w14:textId="76B9DCE8" w:rsidR="002D417A" w:rsidRPr="00CC1812" w:rsidRDefault="002D417A" w:rsidP="002D417A">
      <w:pPr>
        <w:ind w:firstLine="720"/>
      </w:pPr>
      <w:r w:rsidRPr="00CC1812">
        <w:t xml:space="preserve">Make sure that you substitute &lt;gateway-id&gt; above with the Gateway ID value from Step </w:t>
      </w:r>
      <w:r w:rsidR="00331967">
        <w:t>7</w:t>
      </w:r>
      <w:r w:rsidRPr="00CC1812">
        <w:t xml:space="preserve"> </w:t>
      </w:r>
      <w:r>
        <w:t>in the previous section</w:t>
      </w:r>
      <w:r w:rsidRPr="00CC1812">
        <w:t>.</w:t>
      </w:r>
    </w:p>
    <w:p w14:paraId="2F61E896" w14:textId="77777777" w:rsidR="00EB2848" w:rsidRDefault="00EB2848" w:rsidP="00EB2848">
      <w:pPr>
        <w:pStyle w:val="ListParagraph"/>
        <w:rPr>
          <w:color w:val="808080" w:themeColor="background1" w:themeShade="80"/>
        </w:rPr>
      </w:pPr>
    </w:p>
    <w:p w14:paraId="76D5323D" w14:textId="6D6AA5A7" w:rsidR="00EB2848" w:rsidRPr="00EB2848" w:rsidRDefault="00EB2848" w:rsidP="00EB2848">
      <w:pPr>
        <w:pStyle w:val="ListParagraph"/>
        <w:numPr>
          <w:ilvl w:val="0"/>
          <w:numId w:val="28"/>
        </w:numPr>
        <w:rPr>
          <w:color w:val="808080" w:themeColor="background1" w:themeShade="80"/>
        </w:rPr>
      </w:pPr>
      <w:r w:rsidRPr="00EB2848">
        <w:rPr>
          <w:color w:val="808080" w:themeColor="background1" w:themeShade="80"/>
        </w:rPr>
        <w:t xml:space="preserve">Go to </w:t>
      </w:r>
      <w:proofErr w:type="spellStart"/>
      <w:r w:rsidRPr="00EB2848">
        <w:rPr>
          <w:color w:val="808080" w:themeColor="background1" w:themeShade="80"/>
        </w:rPr>
        <w:t>Bluemix</w:t>
      </w:r>
      <w:proofErr w:type="spellEnd"/>
      <w:r w:rsidRPr="00EB2848">
        <w:rPr>
          <w:color w:val="808080" w:themeColor="background1" w:themeShade="80"/>
        </w:rPr>
        <w:t xml:space="preserve"> Dashboard. From list of services double-click on </w:t>
      </w:r>
      <w:r w:rsidRPr="00EB2848">
        <w:rPr>
          <w:b/>
          <w:color w:val="808080" w:themeColor="background1" w:themeShade="80"/>
        </w:rPr>
        <w:t>My-</w:t>
      </w:r>
      <w:proofErr w:type="spellStart"/>
      <w:r w:rsidRPr="00EB2848">
        <w:rPr>
          <w:b/>
          <w:color w:val="808080" w:themeColor="background1" w:themeShade="80"/>
        </w:rPr>
        <w:t>SecureGateway</w:t>
      </w:r>
      <w:proofErr w:type="spellEnd"/>
      <w:r w:rsidRPr="00EB2848">
        <w:rPr>
          <w:color w:val="808080" w:themeColor="background1" w:themeShade="80"/>
        </w:rPr>
        <w:t xml:space="preserve"> service to launch the Secure Gateway Dashboard.</w:t>
      </w:r>
    </w:p>
    <w:p w14:paraId="6BF53915" w14:textId="77777777" w:rsidR="00EB2848" w:rsidRPr="00EB2848" w:rsidRDefault="00EB2848" w:rsidP="00EB2848">
      <w:pPr>
        <w:rPr>
          <w:color w:val="808080" w:themeColor="background1" w:themeShade="80"/>
        </w:rPr>
      </w:pPr>
    </w:p>
    <w:p w14:paraId="49024463" w14:textId="399BBC43" w:rsidR="00AC149D" w:rsidRPr="00EB2848" w:rsidRDefault="00EB2848" w:rsidP="00EB2848">
      <w:pPr>
        <w:pStyle w:val="ListParagraph"/>
        <w:numPr>
          <w:ilvl w:val="0"/>
          <w:numId w:val="28"/>
        </w:numPr>
        <w:rPr>
          <w:color w:val="808080" w:themeColor="background1" w:themeShade="80"/>
        </w:rPr>
      </w:pPr>
      <w:r w:rsidRPr="00EB2848">
        <w:rPr>
          <w:color w:val="808080" w:themeColor="background1" w:themeShade="80"/>
        </w:rPr>
        <w:t xml:space="preserve">On the Secure Gateway Dashboard double-click on </w:t>
      </w:r>
      <w:r w:rsidRPr="00EB2848">
        <w:rPr>
          <w:b/>
          <w:color w:val="808080" w:themeColor="background1" w:themeShade="80"/>
        </w:rPr>
        <w:t xml:space="preserve">Connect </w:t>
      </w:r>
      <w:proofErr w:type="spellStart"/>
      <w:r w:rsidRPr="00EB2848">
        <w:rPr>
          <w:b/>
          <w:color w:val="808080" w:themeColor="background1" w:themeShade="80"/>
        </w:rPr>
        <w:t>SoftLayer</w:t>
      </w:r>
      <w:proofErr w:type="spellEnd"/>
      <w:r w:rsidRPr="00EB2848">
        <w:rPr>
          <w:b/>
          <w:color w:val="808080" w:themeColor="background1" w:themeShade="80"/>
        </w:rPr>
        <w:t xml:space="preserve"> Devices</w:t>
      </w:r>
      <w:r w:rsidRPr="00EB2848">
        <w:rPr>
          <w:color w:val="808080" w:themeColor="background1" w:themeShade="80"/>
        </w:rPr>
        <w:t xml:space="preserve"> gateway, it should now be in </w:t>
      </w:r>
      <w:r w:rsidRPr="00EB2848">
        <w:rPr>
          <w:b/>
          <w:color w:val="808080" w:themeColor="background1" w:themeShade="80"/>
        </w:rPr>
        <w:t>Connected</w:t>
      </w:r>
      <w:r w:rsidRPr="00EB2848">
        <w:rPr>
          <w:color w:val="808080" w:themeColor="background1" w:themeShade="80"/>
        </w:rPr>
        <w:t xml:space="preserve"> state.</w:t>
      </w:r>
    </w:p>
    <w:p w14:paraId="28F7E703" w14:textId="77777777" w:rsidR="001A16FC" w:rsidRDefault="001A16FC" w:rsidP="001A16FC">
      <w:pPr>
        <w:pStyle w:val="Heading3"/>
      </w:pPr>
    </w:p>
    <w:p w14:paraId="549F9D44" w14:textId="0A611D70" w:rsidR="00D90072" w:rsidRDefault="00D90072" w:rsidP="001A16FC">
      <w:pPr>
        <w:pStyle w:val="Heading3"/>
      </w:pPr>
      <w:r>
        <w:t xml:space="preserve">Deploy Orders </w:t>
      </w:r>
      <w:proofErr w:type="spellStart"/>
      <w:r>
        <w:t>Microservice</w:t>
      </w:r>
      <w:proofErr w:type="spellEnd"/>
      <w:r>
        <w:t xml:space="preserve"> to </w:t>
      </w:r>
      <w:proofErr w:type="spellStart"/>
      <w:r>
        <w:t>Bluemix</w:t>
      </w:r>
      <w:proofErr w:type="spellEnd"/>
    </w:p>
    <w:p w14:paraId="73D40234" w14:textId="2785A963" w:rsidR="001A16FC" w:rsidRDefault="001A16FC" w:rsidP="00880F24">
      <w:pPr>
        <w:pStyle w:val="ListParagraph"/>
        <w:numPr>
          <w:ilvl w:val="0"/>
          <w:numId w:val="31"/>
        </w:numPr>
      </w:pPr>
      <w:r>
        <w:t>Clone repository to your local machine.</w:t>
      </w:r>
    </w:p>
    <w:p w14:paraId="79C73CE2" w14:textId="0858F9EA" w:rsidR="001A16FC" w:rsidRDefault="00880F24" w:rsidP="00880F24">
      <w:pPr>
        <w:pStyle w:val="code"/>
      </w:pPr>
      <w:r>
        <w:t xml:space="preserve"># </w:t>
      </w:r>
      <w:r w:rsidR="001A16FC">
        <w:t>cd &lt;your-working-</w:t>
      </w:r>
      <w:proofErr w:type="spellStart"/>
      <w:r w:rsidR="001A16FC">
        <w:t>dir</w:t>
      </w:r>
      <w:proofErr w:type="spellEnd"/>
      <w:r w:rsidR="001A16FC">
        <w:t>&gt;</w:t>
      </w:r>
    </w:p>
    <w:p w14:paraId="6B77A309" w14:textId="1905676B" w:rsidR="001A16FC" w:rsidRDefault="00880F24" w:rsidP="00880F24">
      <w:pPr>
        <w:pStyle w:val="code"/>
      </w:pPr>
      <w:r>
        <w:t xml:space="preserve"># </w:t>
      </w:r>
      <w:proofErr w:type="spellStart"/>
      <w:r w:rsidR="001A16FC">
        <w:t>git</w:t>
      </w:r>
      <w:proofErr w:type="spellEnd"/>
      <w:r w:rsidR="001A16FC">
        <w:t xml:space="preserve"> clone https://github.com/ibm-solution-engineering/hybrid.git</w:t>
      </w:r>
    </w:p>
    <w:p w14:paraId="5D0E7A89" w14:textId="77777777" w:rsidR="001A16FC" w:rsidRDefault="001A16FC" w:rsidP="001A16FC"/>
    <w:p w14:paraId="0F7FCF1C" w14:textId="2FE1EEC2" w:rsidR="001A16FC" w:rsidRDefault="001A16FC" w:rsidP="00880F24">
      <w:pPr>
        <w:pStyle w:val="ListParagraph"/>
        <w:numPr>
          <w:ilvl w:val="0"/>
          <w:numId w:val="31"/>
        </w:numPr>
      </w:pPr>
      <w:r>
        <w:t xml:space="preserve">Deploy the Orders </w:t>
      </w:r>
      <w:proofErr w:type="spellStart"/>
      <w:r>
        <w:t>Microservice</w:t>
      </w:r>
      <w:proofErr w:type="spellEnd"/>
      <w:r>
        <w:t xml:space="preserve"> application.</w:t>
      </w:r>
    </w:p>
    <w:p w14:paraId="6D088C3B" w14:textId="7F5D2C10" w:rsidR="001A16FC" w:rsidRDefault="00880F24" w:rsidP="00880F24">
      <w:pPr>
        <w:pStyle w:val="code"/>
      </w:pPr>
      <w:r>
        <w:t xml:space="preserve"># </w:t>
      </w:r>
      <w:r w:rsidR="001A16FC">
        <w:t>cd hybrid/</w:t>
      </w:r>
      <w:proofErr w:type="spellStart"/>
      <w:r w:rsidR="001A16FC">
        <w:t>onprem</w:t>
      </w:r>
      <w:proofErr w:type="spellEnd"/>
      <w:r w:rsidR="001A16FC">
        <w:t>-connectivity/orders-</w:t>
      </w:r>
      <w:proofErr w:type="spellStart"/>
      <w:r w:rsidR="001A16FC">
        <w:t>microservice</w:t>
      </w:r>
      <w:proofErr w:type="spellEnd"/>
      <w:r w:rsidR="001A16FC">
        <w:t>-app</w:t>
      </w:r>
    </w:p>
    <w:p w14:paraId="7BF8980F" w14:textId="34706ADB" w:rsidR="001A16FC" w:rsidRDefault="00880F24" w:rsidP="00880F24">
      <w:pPr>
        <w:pStyle w:val="code"/>
      </w:pPr>
      <w:r>
        <w:t xml:space="preserve"># </w:t>
      </w:r>
      <w:proofErr w:type="spellStart"/>
      <w:r w:rsidR="001A16FC">
        <w:t>cf</w:t>
      </w:r>
      <w:proofErr w:type="spellEnd"/>
      <w:r w:rsidR="001A16FC">
        <w:t xml:space="preserve"> push -d &lt;</w:t>
      </w:r>
      <w:proofErr w:type="spellStart"/>
      <w:r w:rsidR="001A16FC">
        <w:t>bluemix</w:t>
      </w:r>
      <w:proofErr w:type="spellEnd"/>
      <w:r w:rsidR="001A16FC">
        <w:t>-domain&gt; --no-start</w:t>
      </w:r>
    </w:p>
    <w:p w14:paraId="192800C7" w14:textId="77777777" w:rsidR="00880F24" w:rsidRDefault="00880F24" w:rsidP="001A16FC"/>
    <w:p w14:paraId="79209708" w14:textId="15B1A780" w:rsidR="001A16FC" w:rsidRDefault="001A16FC" w:rsidP="00880F24">
      <w:pPr>
        <w:pStyle w:val="ListParagraph"/>
        <w:numPr>
          <w:ilvl w:val="0"/>
          <w:numId w:val="31"/>
        </w:numPr>
      </w:pPr>
      <w:r>
        <w:t xml:space="preserve">Go to </w:t>
      </w:r>
      <w:hyperlink r:id="rId16" w:anchor="all-items" w:history="1">
        <w:proofErr w:type="spellStart"/>
        <w:r w:rsidR="00880F24" w:rsidRPr="00D12CE0">
          <w:rPr>
            <w:rStyle w:val="Hyperlink"/>
          </w:rPr>
          <w:t>Bluemix</w:t>
        </w:r>
        <w:proofErr w:type="spellEnd"/>
        <w:r w:rsidR="00880F24" w:rsidRPr="00D12CE0">
          <w:rPr>
            <w:rStyle w:val="Hyperlink"/>
          </w:rPr>
          <w:t xml:space="preserve"> Dashboard</w:t>
        </w:r>
      </w:hyperlink>
      <w:r w:rsidR="00880F24" w:rsidRPr="00D12CE0">
        <w:t>.</w:t>
      </w:r>
      <w:r>
        <w:t xml:space="preserve">. From the list of _Cloud Foundry Applications_ locate </w:t>
      </w:r>
      <w:r w:rsidRPr="00880F24">
        <w:rPr>
          <w:b/>
        </w:rPr>
        <w:t>Hybrid-Orders-</w:t>
      </w:r>
      <w:proofErr w:type="spellStart"/>
      <w:r w:rsidRPr="00880F24">
        <w:rPr>
          <w:b/>
        </w:rPr>
        <w:t>Microservice</w:t>
      </w:r>
      <w:proofErr w:type="spellEnd"/>
      <w:r>
        <w:t xml:space="preserve">, it should be in </w:t>
      </w:r>
      <w:r w:rsidRPr="00880F24">
        <w:rPr>
          <w:b/>
        </w:rPr>
        <w:t>Stopped</w:t>
      </w:r>
      <w:r>
        <w:t xml:space="preserve"> state. </w:t>
      </w:r>
    </w:p>
    <w:p w14:paraId="724F14ED" w14:textId="77777777" w:rsidR="001A16FC" w:rsidRDefault="001A16FC" w:rsidP="001A16FC"/>
    <w:p w14:paraId="5EE2AE39" w14:textId="18FB5E60" w:rsidR="001A16FC" w:rsidRDefault="001A16FC" w:rsidP="00880F24">
      <w:pPr>
        <w:pStyle w:val="ListParagraph"/>
        <w:numPr>
          <w:ilvl w:val="0"/>
          <w:numId w:val="31"/>
        </w:numPr>
      </w:pPr>
      <w:r>
        <w:t xml:space="preserve">Bind MySQL database service to Orders </w:t>
      </w:r>
      <w:proofErr w:type="spellStart"/>
      <w:r>
        <w:t>Microservice</w:t>
      </w:r>
      <w:proofErr w:type="spellEnd"/>
      <w:r>
        <w:t xml:space="preserve"> application.</w:t>
      </w:r>
    </w:p>
    <w:p w14:paraId="4E829840" w14:textId="32BC3EE9" w:rsidR="001A16FC" w:rsidRDefault="00880F24" w:rsidP="00880F24">
      <w:pPr>
        <w:pStyle w:val="code"/>
      </w:pPr>
      <w:r>
        <w:lastRenderedPageBreak/>
        <w:t xml:space="preserve"># </w:t>
      </w:r>
      <w:proofErr w:type="spellStart"/>
      <w:r w:rsidR="001A16FC">
        <w:t>cf</w:t>
      </w:r>
      <w:proofErr w:type="spellEnd"/>
      <w:r w:rsidR="001A16FC">
        <w:t xml:space="preserve"> bind-service </w:t>
      </w:r>
      <w:proofErr w:type="spellStart"/>
      <w:r w:rsidR="001A16FC">
        <w:t>mysql-OrdersDBService</w:t>
      </w:r>
      <w:proofErr w:type="spellEnd"/>
      <w:r w:rsidR="001A16FC">
        <w:t xml:space="preserve"> Hybrid-Orders-</w:t>
      </w:r>
      <w:proofErr w:type="spellStart"/>
      <w:r w:rsidR="001A16FC">
        <w:t>Microservice</w:t>
      </w:r>
      <w:proofErr w:type="spellEnd"/>
    </w:p>
    <w:p w14:paraId="3ED85C5B" w14:textId="77777777" w:rsidR="001A16FC" w:rsidRDefault="001A16FC" w:rsidP="001A16FC"/>
    <w:p w14:paraId="0D5BD439" w14:textId="481C8FC5" w:rsidR="001A16FC" w:rsidRDefault="001A16FC" w:rsidP="00880F24">
      <w:pPr>
        <w:pStyle w:val="ListParagraph"/>
        <w:numPr>
          <w:ilvl w:val="0"/>
          <w:numId w:val="31"/>
        </w:numPr>
      </w:pPr>
      <w:r>
        <w:t xml:space="preserve">Start Orders </w:t>
      </w:r>
      <w:proofErr w:type="spellStart"/>
      <w:r>
        <w:t>Microservice</w:t>
      </w:r>
      <w:proofErr w:type="spellEnd"/>
      <w:r>
        <w:t>.</w:t>
      </w:r>
    </w:p>
    <w:p w14:paraId="0F1285F0" w14:textId="4CA658F7" w:rsidR="001A16FC" w:rsidRDefault="00880F24" w:rsidP="00880F24">
      <w:pPr>
        <w:pStyle w:val="code"/>
      </w:pPr>
      <w:r>
        <w:t xml:space="preserve"># </w:t>
      </w:r>
      <w:proofErr w:type="spellStart"/>
      <w:r w:rsidR="001A16FC">
        <w:t>cf</w:t>
      </w:r>
      <w:proofErr w:type="spellEnd"/>
      <w:r w:rsidR="001A16FC">
        <w:t xml:space="preserve"> start Hybrid-Orders-</w:t>
      </w:r>
      <w:proofErr w:type="spellStart"/>
      <w:r w:rsidR="001A16FC">
        <w:t>Microservice</w:t>
      </w:r>
      <w:proofErr w:type="spellEnd"/>
    </w:p>
    <w:p w14:paraId="71EDF8E0" w14:textId="77777777" w:rsidR="001A16FC" w:rsidRDefault="001A16FC" w:rsidP="001A16FC"/>
    <w:p w14:paraId="51719E0A" w14:textId="08FDC0B2" w:rsidR="001A16FC" w:rsidRDefault="001A16FC" w:rsidP="00880F24">
      <w:pPr>
        <w:pStyle w:val="ListParagraph"/>
        <w:numPr>
          <w:ilvl w:val="0"/>
          <w:numId w:val="31"/>
        </w:numPr>
      </w:pPr>
      <w:r>
        <w:t>Get the URL to access the application and confirm the application is now running.</w:t>
      </w:r>
    </w:p>
    <w:p w14:paraId="455822C9" w14:textId="3FE02512" w:rsidR="001A16FC" w:rsidRDefault="00880F24" w:rsidP="00880F24">
      <w:pPr>
        <w:pStyle w:val="code"/>
      </w:pPr>
      <w:r>
        <w:t xml:space="preserve"># </w:t>
      </w:r>
      <w:proofErr w:type="spellStart"/>
      <w:r w:rsidR="001A16FC">
        <w:t>cf</w:t>
      </w:r>
      <w:proofErr w:type="spellEnd"/>
      <w:r w:rsidR="001A16FC">
        <w:t xml:space="preserve"> app Hybrid-Orders-</w:t>
      </w:r>
      <w:proofErr w:type="spellStart"/>
      <w:r w:rsidR="001A16FC">
        <w:t>Microservice</w:t>
      </w:r>
      <w:proofErr w:type="spellEnd"/>
      <w:r w:rsidR="001A16FC">
        <w:t xml:space="preserve"> | grep 'state\|</w:t>
      </w:r>
      <w:proofErr w:type="spellStart"/>
      <w:r w:rsidR="001A16FC">
        <w:t>url</w:t>
      </w:r>
      <w:proofErr w:type="spellEnd"/>
      <w:r w:rsidR="001A16FC">
        <w:t>'</w:t>
      </w:r>
    </w:p>
    <w:p w14:paraId="3C650DE7" w14:textId="77777777" w:rsidR="001A16FC" w:rsidRDefault="001A16FC" w:rsidP="001A16FC"/>
    <w:p w14:paraId="503B117E" w14:textId="77777777" w:rsidR="00880F24" w:rsidRDefault="001A16FC" w:rsidP="00880F24">
      <w:pPr>
        <w:pStyle w:val="ListParagraph"/>
        <w:numPr>
          <w:ilvl w:val="0"/>
          <w:numId w:val="31"/>
        </w:numPr>
      </w:pPr>
      <w:r>
        <w:t xml:space="preserve">Copy the application URL and launch it in a web browser, if the web page loads successfully then the Orders </w:t>
      </w:r>
      <w:proofErr w:type="spellStart"/>
      <w:r>
        <w:t>Microservice</w:t>
      </w:r>
      <w:proofErr w:type="spellEnd"/>
      <w:r>
        <w:t xml:space="preserve"> deployed successfully. </w:t>
      </w:r>
    </w:p>
    <w:p w14:paraId="77E6F7D6" w14:textId="77777777" w:rsidR="00880F24" w:rsidRDefault="00880F24" w:rsidP="00880F24">
      <w:pPr>
        <w:pStyle w:val="ListParagraph"/>
      </w:pPr>
    </w:p>
    <w:p w14:paraId="0BD33ACD" w14:textId="14E7EF9F" w:rsidR="001A16FC" w:rsidRDefault="001A16FC" w:rsidP="00880F24">
      <w:pPr>
        <w:pStyle w:val="ListParagraph"/>
        <w:numPr>
          <w:ilvl w:val="0"/>
          <w:numId w:val="31"/>
        </w:numPr>
      </w:pPr>
      <w:r>
        <w:t xml:space="preserve">Click on the GET </w:t>
      </w:r>
      <w:proofErr w:type="spellStart"/>
      <w:r>
        <w:t>uri</w:t>
      </w:r>
      <w:proofErr w:type="spellEnd"/>
      <w:r>
        <w:t xml:space="preserve"> to see any existing orders in the __orders__ database hosted in </w:t>
      </w:r>
      <w:proofErr w:type="spellStart"/>
      <w:r>
        <w:t>SoftLayer</w:t>
      </w:r>
      <w:proofErr w:type="spellEnd"/>
      <w:r>
        <w:t xml:space="preserve">. To create </w:t>
      </w:r>
      <w:r w:rsidR="00E91E48">
        <w:t xml:space="preserve">a new </w:t>
      </w:r>
      <w:proofErr w:type="gramStart"/>
      <w:r w:rsidR="00E91E48">
        <w:t>order</w:t>
      </w:r>
      <w:proofErr w:type="gramEnd"/>
      <w:r>
        <w:t xml:space="preserve"> send a POST request using </w:t>
      </w:r>
      <w:proofErr w:type="spellStart"/>
      <w:r>
        <w:t>cURL</w:t>
      </w:r>
      <w:proofErr w:type="spellEnd"/>
      <w:r>
        <w:t xml:space="preserve"> command with JSON string containing </w:t>
      </w:r>
      <w:r w:rsidR="00880F24">
        <w:t xml:space="preserve">the </w:t>
      </w:r>
      <w:r>
        <w:t>order information.</w:t>
      </w:r>
    </w:p>
    <w:p w14:paraId="418382D2" w14:textId="77777777" w:rsidR="001A16FC" w:rsidRDefault="001A16FC" w:rsidP="001A16FC"/>
    <w:p w14:paraId="4B8FEB26" w14:textId="6D3E7C8A" w:rsidR="00E74615" w:rsidRPr="00E74615" w:rsidRDefault="001A16FC" w:rsidP="001A16FC">
      <w:r>
        <w:t xml:space="preserve">This completes the deployment of a Hybrid </w:t>
      </w:r>
      <w:proofErr w:type="spellStart"/>
      <w:r>
        <w:t>Microservice</w:t>
      </w:r>
      <w:proofErr w:type="spellEnd"/>
      <w:r>
        <w:t xml:space="preserve"> sample application running in </w:t>
      </w:r>
      <w:proofErr w:type="spellStart"/>
      <w:r>
        <w:t>Bluemix</w:t>
      </w:r>
      <w:proofErr w:type="spellEnd"/>
      <w:r>
        <w:t xml:space="preserve"> connected a MySQL database server running in </w:t>
      </w:r>
      <w:proofErr w:type="spellStart"/>
      <w:r>
        <w:t>SoftLayer</w:t>
      </w:r>
      <w:proofErr w:type="spellEnd"/>
      <w:r>
        <w:t>.</w:t>
      </w:r>
    </w:p>
    <w:p w14:paraId="58DE9314" w14:textId="77777777" w:rsidR="003935E9" w:rsidRDefault="003935E9" w:rsidP="003935E9"/>
    <w:p w14:paraId="4C427E85" w14:textId="4F28D3F6" w:rsidR="00995820" w:rsidRDefault="00995820" w:rsidP="00995820">
      <w:pPr>
        <w:pStyle w:val="Heading2"/>
      </w:pPr>
      <w:r>
        <w:t>Access On-premise Data using VPN</w:t>
      </w:r>
    </w:p>
    <w:p w14:paraId="2DFCA190" w14:textId="42A1D952" w:rsidR="00995820" w:rsidRDefault="00995820" w:rsidP="00995820">
      <w:r>
        <w:t xml:space="preserve">This section will deploy the Orders </w:t>
      </w:r>
      <w:proofErr w:type="spellStart"/>
      <w:r>
        <w:t>Microservice</w:t>
      </w:r>
      <w:proofErr w:type="spellEnd"/>
      <w:r>
        <w:t xml:space="preserve"> as an IBM Container in </w:t>
      </w:r>
      <w:proofErr w:type="spellStart"/>
      <w:r>
        <w:t>Bluemix</w:t>
      </w:r>
      <w:proofErr w:type="spellEnd"/>
      <w:r>
        <w:t xml:space="preserve">, this container will access the Orders database in MySQL server in </w:t>
      </w:r>
      <w:proofErr w:type="spellStart"/>
      <w:r>
        <w:t>SoftLayer</w:t>
      </w:r>
      <w:proofErr w:type="spellEnd"/>
      <w:r>
        <w:t xml:space="preserve"> using a secure </w:t>
      </w:r>
      <w:r w:rsidR="0024671E">
        <w:t xml:space="preserve">VPN </w:t>
      </w:r>
      <w:r>
        <w:t xml:space="preserve">between </w:t>
      </w:r>
      <w:r w:rsidR="00333AFC">
        <w:t xml:space="preserve">IBM </w:t>
      </w:r>
      <w:r>
        <w:t xml:space="preserve">VPN Service in </w:t>
      </w:r>
      <w:proofErr w:type="spellStart"/>
      <w:r>
        <w:t>Bluemix</w:t>
      </w:r>
      <w:proofErr w:type="spellEnd"/>
      <w:r>
        <w:t xml:space="preserve"> and </w:t>
      </w:r>
      <w:proofErr w:type="spellStart"/>
      <w:r>
        <w:t>Vyatta</w:t>
      </w:r>
      <w:proofErr w:type="spellEnd"/>
      <w:r>
        <w:t xml:space="preserve"> Gateway appliance in </w:t>
      </w:r>
      <w:proofErr w:type="spellStart"/>
      <w:r>
        <w:t>SoftLayer</w:t>
      </w:r>
      <w:proofErr w:type="spellEnd"/>
      <w:r>
        <w:t>.</w:t>
      </w:r>
    </w:p>
    <w:p w14:paraId="5F8EB7C8" w14:textId="77777777" w:rsidR="00AA524F" w:rsidRDefault="00AA524F" w:rsidP="00AA524F">
      <w:pPr>
        <w:pStyle w:val="Heading3"/>
      </w:pPr>
    </w:p>
    <w:p w14:paraId="7A7B48F3" w14:textId="358F0F5D" w:rsidR="00AA0D43" w:rsidRPr="00AA0D43" w:rsidRDefault="00AA0D43" w:rsidP="00AA0D43">
      <w:pPr>
        <w:rPr>
          <w:b/>
          <w:color w:val="FF0000"/>
        </w:rPr>
      </w:pPr>
      <w:r w:rsidRPr="00AA0D43">
        <w:rPr>
          <w:b/>
          <w:color w:val="FF0000"/>
          <w:highlight w:val="yellow"/>
        </w:rPr>
        <w:t xml:space="preserve">TBD: </w:t>
      </w:r>
      <w:proofErr w:type="spellStart"/>
      <w:r w:rsidRPr="00AA0D43">
        <w:rPr>
          <w:b/>
          <w:color w:val="FF0000"/>
          <w:highlight w:val="yellow"/>
        </w:rPr>
        <w:t>Arcangelo</w:t>
      </w:r>
      <w:proofErr w:type="spellEnd"/>
    </w:p>
    <w:p w14:paraId="58B0D532" w14:textId="77777777" w:rsidR="00AA524F" w:rsidRPr="00AA0D43" w:rsidRDefault="00AA524F" w:rsidP="00AA524F">
      <w:pPr>
        <w:pStyle w:val="Heading3"/>
        <w:rPr>
          <w:highlight w:val="yellow"/>
        </w:rPr>
      </w:pPr>
      <w:r w:rsidRPr="00AA0D43">
        <w:rPr>
          <w:highlight w:val="yellow"/>
        </w:rPr>
        <w:t xml:space="preserve">Deploy Orders </w:t>
      </w:r>
      <w:proofErr w:type="spellStart"/>
      <w:r w:rsidRPr="00AA0D43">
        <w:rPr>
          <w:highlight w:val="yellow"/>
        </w:rPr>
        <w:t>Microservice</w:t>
      </w:r>
      <w:proofErr w:type="spellEnd"/>
      <w:r w:rsidRPr="00AA0D43">
        <w:rPr>
          <w:highlight w:val="yellow"/>
        </w:rPr>
        <w:t xml:space="preserve"> Container in </w:t>
      </w:r>
      <w:proofErr w:type="spellStart"/>
      <w:r w:rsidRPr="00AA0D43">
        <w:rPr>
          <w:highlight w:val="yellow"/>
        </w:rPr>
        <w:t>Bluemix</w:t>
      </w:r>
      <w:proofErr w:type="spellEnd"/>
    </w:p>
    <w:p w14:paraId="12EFC093" w14:textId="77777777" w:rsidR="00AA524F" w:rsidRPr="00AA0D43" w:rsidRDefault="00AA524F" w:rsidP="00AA524F">
      <w:pPr>
        <w:pStyle w:val="Heading4"/>
        <w:rPr>
          <w:highlight w:val="yellow"/>
        </w:rPr>
      </w:pPr>
      <w:r w:rsidRPr="00AA0D43">
        <w:rPr>
          <w:highlight w:val="yellow"/>
        </w:rPr>
        <w:t>Create Docker Image</w:t>
      </w:r>
    </w:p>
    <w:p w14:paraId="12BB7FFA" w14:textId="77777777" w:rsidR="00AA524F" w:rsidRPr="00AA0D43" w:rsidRDefault="00AA524F" w:rsidP="00AA524F">
      <w:pPr>
        <w:pStyle w:val="Heading4"/>
        <w:rPr>
          <w:highlight w:val="yellow"/>
        </w:rPr>
      </w:pPr>
      <w:r w:rsidRPr="00AA0D43">
        <w:rPr>
          <w:highlight w:val="yellow"/>
        </w:rPr>
        <w:t xml:space="preserve">Publish Docker Image to </w:t>
      </w:r>
      <w:proofErr w:type="spellStart"/>
      <w:r w:rsidRPr="00AA0D43">
        <w:rPr>
          <w:highlight w:val="yellow"/>
        </w:rPr>
        <w:t>Bluemix</w:t>
      </w:r>
      <w:proofErr w:type="spellEnd"/>
    </w:p>
    <w:p w14:paraId="1AB9280F" w14:textId="2D5ADD0A" w:rsidR="00995820" w:rsidRPr="003940F9" w:rsidRDefault="00AA524F" w:rsidP="00AA0D43">
      <w:pPr>
        <w:pStyle w:val="Heading4"/>
        <w:rPr>
          <w:highlight w:val="yellow"/>
        </w:rPr>
      </w:pPr>
      <w:r w:rsidRPr="00AA0D43">
        <w:rPr>
          <w:highlight w:val="yellow"/>
        </w:rPr>
        <w:t>Start Docker Container</w:t>
      </w:r>
    </w:p>
    <w:p w14:paraId="012D5C7C" w14:textId="77777777" w:rsidR="00AA524F" w:rsidRDefault="00AA524F" w:rsidP="001B50A3">
      <w:pPr>
        <w:pStyle w:val="Heading3"/>
      </w:pPr>
    </w:p>
    <w:p w14:paraId="0421B5C5" w14:textId="1C46F792" w:rsidR="001B50A3" w:rsidRDefault="001B50A3" w:rsidP="001B50A3">
      <w:pPr>
        <w:pStyle w:val="Heading3"/>
      </w:pPr>
      <w:r>
        <w:t>Setup VPN Connection</w:t>
      </w:r>
    </w:p>
    <w:p w14:paraId="561B00CB" w14:textId="51317D62" w:rsidR="0024671E" w:rsidRDefault="0024671E" w:rsidP="0024671E">
      <w:r>
        <w:t xml:space="preserve">Establish a secure peer to peer IPsec tunnel between IBM VPN Service in </w:t>
      </w:r>
      <w:proofErr w:type="spellStart"/>
      <w:r>
        <w:t>Bluemix</w:t>
      </w:r>
      <w:proofErr w:type="spellEnd"/>
      <w:r>
        <w:t xml:space="preserve"> and </w:t>
      </w:r>
      <w:proofErr w:type="spellStart"/>
      <w:r>
        <w:t>Vyatta</w:t>
      </w:r>
      <w:proofErr w:type="spellEnd"/>
      <w:r>
        <w:t xml:space="preserve"> Gateway in </w:t>
      </w:r>
      <w:proofErr w:type="spellStart"/>
      <w:r>
        <w:t>SoftLayer</w:t>
      </w:r>
      <w:proofErr w:type="spellEnd"/>
      <w:r>
        <w:t>.</w:t>
      </w:r>
    </w:p>
    <w:p w14:paraId="2F3CF937" w14:textId="77777777" w:rsidR="0024671E" w:rsidRDefault="0024671E" w:rsidP="0024671E"/>
    <w:p w14:paraId="3003D790" w14:textId="77777777" w:rsidR="00AA524F" w:rsidRDefault="00AA524F" w:rsidP="00AA524F">
      <w:pPr>
        <w:pStyle w:val="Heading4"/>
      </w:pPr>
      <w:r>
        <w:t xml:space="preserve">Setup IBM VPN Service in </w:t>
      </w:r>
      <w:proofErr w:type="spellStart"/>
      <w:r>
        <w:t>Bluemix</w:t>
      </w:r>
      <w:proofErr w:type="spellEnd"/>
    </w:p>
    <w:p w14:paraId="1E7189E7" w14:textId="77777777" w:rsidR="00AA524F" w:rsidRDefault="00AA524F" w:rsidP="00AA524F">
      <w:pPr>
        <w:pStyle w:val="ListParagraph"/>
        <w:numPr>
          <w:ilvl w:val="0"/>
          <w:numId w:val="14"/>
        </w:numPr>
        <w:rPr>
          <w:color w:val="808080" w:themeColor="background1" w:themeShade="80"/>
        </w:rPr>
      </w:pPr>
      <w:r>
        <w:rPr>
          <w:color w:val="808080" w:themeColor="background1" w:themeShade="80"/>
        </w:rPr>
        <w:t xml:space="preserve">Create a VPN service instance in </w:t>
      </w:r>
      <w:proofErr w:type="spellStart"/>
      <w:r>
        <w:rPr>
          <w:color w:val="808080" w:themeColor="background1" w:themeShade="80"/>
        </w:rPr>
        <w:t>Bluemix</w:t>
      </w:r>
      <w:proofErr w:type="spellEnd"/>
    </w:p>
    <w:p w14:paraId="04C42D8D" w14:textId="77777777" w:rsidR="00AA524F" w:rsidRPr="00244C1C" w:rsidRDefault="00AA524F" w:rsidP="00AA524F">
      <w:pPr>
        <w:ind w:left="720"/>
        <w:rPr>
          <w:rFonts w:ascii="Consolas" w:hAnsi="Consolas"/>
          <w:color w:val="808080" w:themeColor="background1" w:themeShade="80"/>
          <w:sz w:val="16"/>
          <w:szCs w:val="16"/>
        </w:rPr>
      </w:pPr>
      <w:r w:rsidRPr="00244C1C">
        <w:rPr>
          <w:rFonts w:ascii="Consolas" w:hAnsi="Consolas"/>
          <w:color w:val="808080" w:themeColor="background1" w:themeShade="80"/>
          <w:sz w:val="16"/>
          <w:szCs w:val="16"/>
        </w:rPr>
        <w:t xml:space="preserve"># </w:t>
      </w:r>
      <w:proofErr w:type="spellStart"/>
      <w:r w:rsidRPr="00244C1C">
        <w:rPr>
          <w:rFonts w:ascii="Consolas" w:hAnsi="Consolas"/>
          <w:color w:val="808080" w:themeColor="background1" w:themeShade="80"/>
          <w:sz w:val="16"/>
          <w:szCs w:val="16"/>
        </w:rPr>
        <w:t>cf</w:t>
      </w:r>
      <w:proofErr w:type="spellEnd"/>
      <w:r w:rsidRPr="00244C1C">
        <w:rPr>
          <w:rFonts w:ascii="Consolas" w:hAnsi="Consolas"/>
          <w:color w:val="808080" w:themeColor="background1" w:themeShade="80"/>
          <w:sz w:val="16"/>
          <w:szCs w:val="16"/>
        </w:rPr>
        <w:t xml:space="preserve"> c</w:t>
      </w:r>
      <w:r>
        <w:rPr>
          <w:rFonts w:ascii="Consolas" w:hAnsi="Consolas"/>
          <w:color w:val="808080" w:themeColor="background1" w:themeShade="80"/>
          <w:sz w:val="16"/>
          <w:szCs w:val="16"/>
        </w:rPr>
        <w:t>reate-</w:t>
      </w:r>
      <w:r w:rsidRPr="00244C1C">
        <w:rPr>
          <w:rFonts w:ascii="Consolas" w:hAnsi="Consolas"/>
          <w:color w:val="808080" w:themeColor="background1" w:themeShade="80"/>
          <w:sz w:val="16"/>
          <w:szCs w:val="16"/>
        </w:rPr>
        <w:t>s</w:t>
      </w:r>
      <w:r>
        <w:rPr>
          <w:rFonts w:ascii="Consolas" w:hAnsi="Consolas"/>
          <w:color w:val="808080" w:themeColor="background1" w:themeShade="80"/>
          <w:sz w:val="16"/>
          <w:szCs w:val="16"/>
        </w:rPr>
        <w:t>ervice</w:t>
      </w:r>
      <w:r w:rsidRPr="00244C1C">
        <w:rPr>
          <w:rFonts w:ascii="Consolas" w:hAnsi="Consolas"/>
          <w:color w:val="808080" w:themeColor="background1" w:themeShade="80"/>
          <w:sz w:val="16"/>
          <w:szCs w:val="16"/>
        </w:rPr>
        <w:t xml:space="preserve"> </w:t>
      </w:r>
      <w:proofErr w:type="spellStart"/>
      <w:r w:rsidRPr="00244C1C">
        <w:rPr>
          <w:rFonts w:ascii="Consolas" w:hAnsi="Consolas"/>
          <w:color w:val="808080" w:themeColor="background1" w:themeShade="80"/>
          <w:sz w:val="16"/>
          <w:szCs w:val="16"/>
        </w:rPr>
        <w:t>VPN_Service_Broker</w:t>
      </w:r>
      <w:proofErr w:type="spellEnd"/>
      <w:r w:rsidRPr="00244C1C">
        <w:rPr>
          <w:rFonts w:ascii="Consolas" w:hAnsi="Consolas"/>
          <w:color w:val="808080" w:themeColor="background1" w:themeShade="80"/>
          <w:sz w:val="16"/>
          <w:szCs w:val="16"/>
        </w:rPr>
        <w:t xml:space="preserve"> Standard </w:t>
      </w:r>
      <w:r>
        <w:rPr>
          <w:rFonts w:ascii="Consolas" w:hAnsi="Consolas"/>
          <w:color w:val="808080" w:themeColor="background1" w:themeShade="80"/>
          <w:sz w:val="16"/>
          <w:szCs w:val="16"/>
        </w:rPr>
        <w:t>My-</w:t>
      </w:r>
      <w:proofErr w:type="spellStart"/>
      <w:r>
        <w:rPr>
          <w:rFonts w:ascii="Consolas" w:hAnsi="Consolas"/>
          <w:color w:val="808080" w:themeColor="background1" w:themeShade="80"/>
          <w:sz w:val="16"/>
          <w:szCs w:val="16"/>
        </w:rPr>
        <w:t>VPNService</w:t>
      </w:r>
      <w:proofErr w:type="spellEnd"/>
    </w:p>
    <w:p w14:paraId="1C818624" w14:textId="77777777" w:rsidR="00AA524F" w:rsidRDefault="00AA524F" w:rsidP="0024671E"/>
    <w:p w14:paraId="58642201" w14:textId="58E25DE1" w:rsidR="00AA524F" w:rsidRPr="00EB2848" w:rsidRDefault="00AA524F" w:rsidP="00AA524F">
      <w:pPr>
        <w:pStyle w:val="ListParagraph"/>
        <w:numPr>
          <w:ilvl w:val="0"/>
          <w:numId w:val="14"/>
        </w:numPr>
        <w:rPr>
          <w:color w:val="808080" w:themeColor="background1" w:themeShade="80"/>
        </w:rPr>
      </w:pPr>
      <w:r w:rsidRPr="00EB2848">
        <w:rPr>
          <w:color w:val="808080" w:themeColor="background1" w:themeShade="80"/>
        </w:rPr>
        <w:t xml:space="preserve">Go to </w:t>
      </w:r>
      <w:proofErr w:type="spellStart"/>
      <w:r w:rsidRPr="00EB2848">
        <w:rPr>
          <w:color w:val="808080" w:themeColor="background1" w:themeShade="80"/>
        </w:rPr>
        <w:t>Bluemix</w:t>
      </w:r>
      <w:proofErr w:type="spellEnd"/>
      <w:r w:rsidRPr="00EB2848">
        <w:rPr>
          <w:color w:val="808080" w:themeColor="background1" w:themeShade="80"/>
        </w:rPr>
        <w:t xml:space="preserve"> Dashboard. From list of services double-click on </w:t>
      </w:r>
      <w:r w:rsidRPr="00EB2848">
        <w:rPr>
          <w:b/>
          <w:color w:val="808080" w:themeColor="background1" w:themeShade="80"/>
        </w:rPr>
        <w:t>My-</w:t>
      </w:r>
      <w:proofErr w:type="spellStart"/>
      <w:r>
        <w:rPr>
          <w:b/>
          <w:color w:val="808080" w:themeColor="background1" w:themeShade="80"/>
        </w:rPr>
        <w:t>VPNService</w:t>
      </w:r>
      <w:proofErr w:type="spellEnd"/>
      <w:r w:rsidRPr="00EB2848">
        <w:rPr>
          <w:color w:val="808080" w:themeColor="background1" w:themeShade="80"/>
        </w:rPr>
        <w:t xml:space="preserve"> service to launch the </w:t>
      </w:r>
      <w:r>
        <w:rPr>
          <w:color w:val="808080" w:themeColor="background1" w:themeShade="80"/>
        </w:rPr>
        <w:t>IBM Virtual Private Network dashboard</w:t>
      </w:r>
      <w:r w:rsidRPr="00EB2848">
        <w:rPr>
          <w:color w:val="808080" w:themeColor="background1" w:themeShade="80"/>
        </w:rPr>
        <w:t>.</w:t>
      </w:r>
    </w:p>
    <w:p w14:paraId="75142A66" w14:textId="4BDC6261" w:rsidR="00AA524F" w:rsidRDefault="00AA524F" w:rsidP="00AA524F"/>
    <w:p w14:paraId="10A414CE" w14:textId="72F9C535" w:rsidR="00AA524F" w:rsidRDefault="00AA524F" w:rsidP="00AA524F">
      <w:pPr>
        <w:pStyle w:val="ListParagraph"/>
        <w:numPr>
          <w:ilvl w:val="0"/>
          <w:numId w:val="14"/>
        </w:numPr>
      </w:pPr>
      <w:r>
        <w:lastRenderedPageBreak/>
        <w:t xml:space="preserve">Click on </w:t>
      </w:r>
      <w:r>
        <w:rPr>
          <w:b/>
        </w:rPr>
        <w:t>Create Gateway</w:t>
      </w:r>
      <w:r>
        <w:t xml:space="preserve"> to create the default gateway. Note down the </w:t>
      </w:r>
      <w:r>
        <w:rPr>
          <w:b/>
        </w:rPr>
        <w:t xml:space="preserve">IP Address </w:t>
      </w:r>
      <w:r>
        <w:t xml:space="preserve">of the gateway. In </w:t>
      </w:r>
      <w:proofErr w:type="spellStart"/>
      <w:r>
        <w:t>SoftLayer</w:t>
      </w:r>
      <w:proofErr w:type="spellEnd"/>
      <w:r>
        <w:t xml:space="preserve"> </w:t>
      </w:r>
      <w:proofErr w:type="spellStart"/>
      <w:r>
        <w:t>Vyatta</w:t>
      </w:r>
      <w:proofErr w:type="spellEnd"/>
      <w:r>
        <w:t xml:space="preserve"> configuration when creating the IPsec peer, replace </w:t>
      </w:r>
      <w:r w:rsidRPr="00AA524F">
        <w:rPr>
          <w:i/>
        </w:rPr>
        <w:t>&lt;BMX-VPN-GW-IP&gt;</w:t>
      </w:r>
      <w:r>
        <w:t xml:space="preserve"> with this value.</w:t>
      </w:r>
    </w:p>
    <w:p w14:paraId="01E7015C" w14:textId="77777777" w:rsidR="00AA524F" w:rsidRDefault="00AA524F" w:rsidP="00AA524F"/>
    <w:p w14:paraId="06DC1E53" w14:textId="7D2E2E15" w:rsidR="00542D04" w:rsidRDefault="00AA524F" w:rsidP="00542D04">
      <w:pPr>
        <w:pStyle w:val="ListParagraph"/>
        <w:numPr>
          <w:ilvl w:val="0"/>
          <w:numId w:val="14"/>
        </w:numPr>
      </w:pPr>
      <w:r>
        <w:t xml:space="preserve">Also note down the Subnets for </w:t>
      </w:r>
      <w:r>
        <w:rPr>
          <w:b/>
        </w:rPr>
        <w:t xml:space="preserve">All Single Containers </w:t>
      </w:r>
      <w:r>
        <w:t xml:space="preserve">and </w:t>
      </w:r>
      <w:r>
        <w:rPr>
          <w:b/>
        </w:rPr>
        <w:t>All Scalable Groups</w:t>
      </w:r>
      <w:r w:rsidR="00542D04">
        <w:rPr>
          <w:b/>
        </w:rPr>
        <w:t>.</w:t>
      </w:r>
      <w:r w:rsidR="00542D04" w:rsidRPr="00542D04">
        <w:t xml:space="preserve"> </w:t>
      </w:r>
      <w:r w:rsidR="00542D04">
        <w:t xml:space="preserve">In </w:t>
      </w:r>
      <w:proofErr w:type="spellStart"/>
      <w:r w:rsidR="00542D04">
        <w:t>SoftLayer</w:t>
      </w:r>
      <w:proofErr w:type="spellEnd"/>
      <w:r w:rsidR="00542D04">
        <w:t xml:space="preserve"> </w:t>
      </w:r>
      <w:proofErr w:type="spellStart"/>
      <w:r w:rsidR="00542D04">
        <w:t>Vyatta</w:t>
      </w:r>
      <w:proofErr w:type="spellEnd"/>
      <w:r w:rsidR="00542D04">
        <w:t xml:space="preserve"> configuration when creating the IPsec peer, replace </w:t>
      </w:r>
      <w:r w:rsidR="00542D04" w:rsidRPr="00AA524F">
        <w:rPr>
          <w:i/>
        </w:rPr>
        <w:t>&lt;BMX-</w:t>
      </w:r>
      <w:r w:rsidR="00542D04">
        <w:rPr>
          <w:i/>
        </w:rPr>
        <w:t>IC-Subnet</w:t>
      </w:r>
      <w:r w:rsidR="00542D04" w:rsidRPr="00AA524F">
        <w:rPr>
          <w:i/>
        </w:rPr>
        <w:t>&gt;</w:t>
      </w:r>
      <w:r w:rsidR="00542D04">
        <w:t xml:space="preserve"> with this value.</w:t>
      </w:r>
    </w:p>
    <w:p w14:paraId="07A5E24B" w14:textId="26CC4E14" w:rsidR="00AA524F" w:rsidRDefault="00AA524F" w:rsidP="00AA524F">
      <w:pPr>
        <w:pStyle w:val="ListParagraph"/>
        <w:numPr>
          <w:ilvl w:val="0"/>
          <w:numId w:val="14"/>
        </w:numPr>
      </w:pPr>
    </w:p>
    <w:p w14:paraId="223D0A44" w14:textId="77777777" w:rsidR="00AA524F" w:rsidRPr="0024671E" w:rsidRDefault="00AA524F" w:rsidP="00AA524F"/>
    <w:p w14:paraId="7FA9425D" w14:textId="205E1E96" w:rsidR="003935E9" w:rsidRDefault="003935E9" w:rsidP="001B50A3">
      <w:pPr>
        <w:pStyle w:val="Heading4"/>
      </w:pPr>
      <w:r>
        <w:t xml:space="preserve">Setup </w:t>
      </w:r>
      <w:proofErr w:type="spellStart"/>
      <w:r w:rsidR="0024671E">
        <w:t>Vyatta</w:t>
      </w:r>
      <w:proofErr w:type="spellEnd"/>
      <w:r w:rsidR="0024671E">
        <w:t xml:space="preserve"> Gateway in </w:t>
      </w:r>
      <w:proofErr w:type="spellStart"/>
      <w:r w:rsidR="0024671E">
        <w:t>SoftLayer</w:t>
      </w:r>
      <w:proofErr w:type="spellEnd"/>
    </w:p>
    <w:p w14:paraId="5E7E6B24" w14:textId="6DD37DC3" w:rsidR="00DE5AEC" w:rsidRDefault="0024671E" w:rsidP="0024671E">
      <w:pPr>
        <w:pStyle w:val="ListParagraph"/>
        <w:numPr>
          <w:ilvl w:val="0"/>
          <w:numId w:val="33"/>
        </w:numPr>
      </w:pPr>
      <w:r>
        <w:t xml:space="preserve">Log into </w:t>
      </w:r>
      <w:proofErr w:type="spellStart"/>
      <w:r>
        <w:t>SoftLayer</w:t>
      </w:r>
      <w:proofErr w:type="spellEnd"/>
      <w:r>
        <w:t xml:space="preserve"> Portal. Place Order for </w:t>
      </w:r>
      <w:proofErr w:type="spellStart"/>
      <w:r>
        <w:t>Vyatta</w:t>
      </w:r>
      <w:proofErr w:type="spellEnd"/>
      <w:r>
        <w:t xml:space="preserve"> Gateway Appliance. </w:t>
      </w:r>
      <w:r w:rsidR="00DE5AEC">
        <w:t xml:space="preserve"> Note the following hardware specifications are not recommended for a production grade setup, these are minimum specifications to run sample workloads.</w:t>
      </w:r>
    </w:p>
    <w:tbl>
      <w:tblPr>
        <w:tblStyle w:val="TableGrid"/>
        <w:tblW w:w="0" w:type="auto"/>
        <w:tblInd w:w="828" w:type="dxa"/>
        <w:tblLook w:val="04A0" w:firstRow="1" w:lastRow="0" w:firstColumn="1" w:lastColumn="0" w:noHBand="0" w:noVBand="1"/>
      </w:tblPr>
      <w:tblGrid>
        <w:gridCol w:w="3600"/>
        <w:gridCol w:w="4428"/>
      </w:tblGrid>
      <w:tr w:rsidR="00DE5AEC" w14:paraId="5A0E808D" w14:textId="77777777" w:rsidTr="00DE5AEC">
        <w:tc>
          <w:tcPr>
            <w:tcW w:w="3600" w:type="dxa"/>
          </w:tcPr>
          <w:p w14:paraId="746E7D0B" w14:textId="0D8014AF" w:rsidR="00DE5AEC" w:rsidRDefault="00DE5AEC" w:rsidP="00DE5AEC">
            <w:r>
              <w:t>Server</w:t>
            </w:r>
          </w:p>
        </w:tc>
        <w:tc>
          <w:tcPr>
            <w:tcW w:w="4428" w:type="dxa"/>
          </w:tcPr>
          <w:p w14:paraId="4DC001B6" w14:textId="05A63F84" w:rsidR="00DE5AEC" w:rsidRDefault="00DE5AEC" w:rsidP="00DE5AEC">
            <w:r>
              <w:t>Single Intel Xeon E3-1270</w:t>
            </w:r>
          </w:p>
        </w:tc>
      </w:tr>
      <w:tr w:rsidR="00DE5AEC" w14:paraId="02531E32" w14:textId="77777777" w:rsidTr="00DE5AEC">
        <w:tc>
          <w:tcPr>
            <w:tcW w:w="3600" w:type="dxa"/>
          </w:tcPr>
          <w:p w14:paraId="79668E77" w14:textId="55DF586F" w:rsidR="00DE5AEC" w:rsidRDefault="00DE5AEC" w:rsidP="00DE5AEC">
            <w:r>
              <w:t>RAM</w:t>
            </w:r>
          </w:p>
        </w:tc>
        <w:tc>
          <w:tcPr>
            <w:tcW w:w="4428" w:type="dxa"/>
          </w:tcPr>
          <w:p w14:paraId="6E7464FD" w14:textId="74507DFA" w:rsidR="00DE5AEC" w:rsidRDefault="00DE5AEC" w:rsidP="00DE5AEC">
            <w:r>
              <w:t>4 GB</w:t>
            </w:r>
          </w:p>
        </w:tc>
      </w:tr>
      <w:tr w:rsidR="00DE5AEC" w14:paraId="698424AE" w14:textId="77777777" w:rsidTr="00DE5AEC">
        <w:tc>
          <w:tcPr>
            <w:tcW w:w="3600" w:type="dxa"/>
          </w:tcPr>
          <w:p w14:paraId="49BA2760" w14:textId="4EFDCFFD" w:rsidR="00DE5AEC" w:rsidRDefault="00DE5AEC" w:rsidP="00DE5AEC">
            <w:r>
              <w:t>Operating System</w:t>
            </w:r>
          </w:p>
        </w:tc>
        <w:tc>
          <w:tcPr>
            <w:tcW w:w="4428" w:type="dxa"/>
          </w:tcPr>
          <w:p w14:paraId="05856519" w14:textId="5194AA37" w:rsidR="00DE5AEC" w:rsidRDefault="00DE5AEC" w:rsidP="00DE5AEC">
            <w:proofErr w:type="spellStart"/>
            <w:r>
              <w:t>Vyatta</w:t>
            </w:r>
            <w:proofErr w:type="spellEnd"/>
            <w:r>
              <w:t xml:space="preserve"> 6.x Subscription Edition (64 bit)</w:t>
            </w:r>
          </w:p>
        </w:tc>
      </w:tr>
      <w:tr w:rsidR="00DE5AEC" w14:paraId="5A374C62" w14:textId="77777777" w:rsidTr="00DE5AEC">
        <w:tc>
          <w:tcPr>
            <w:tcW w:w="3600" w:type="dxa"/>
          </w:tcPr>
          <w:p w14:paraId="38CE6AAF" w14:textId="167A3FAB" w:rsidR="00DE5AEC" w:rsidRDefault="00DE5AEC" w:rsidP="00DE5AEC">
            <w:r>
              <w:t>Disk</w:t>
            </w:r>
          </w:p>
        </w:tc>
        <w:tc>
          <w:tcPr>
            <w:tcW w:w="4428" w:type="dxa"/>
          </w:tcPr>
          <w:p w14:paraId="61DF9A82" w14:textId="6AE94475" w:rsidR="00DE5AEC" w:rsidRDefault="00DE5AEC" w:rsidP="00DE5AEC">
            <w:r>
              <w:t>1TB JBOD</w:t>
            </w:r>
          </w:p>
        </w:tc>
      </w:tr>
    </w:tbl>
    <w:p w14:paraId="022E6792" w14:textId="77777777" w:rsidR="00DE5AEC" w:rsidRDefault="00DE5AEC" w:rsidP="00DE5AEC"/>
    <w:p w14:paraId="49480A87" w14:textId="147D056F" w:rsidR="00DE5AEC" w:rsidRDefault="00DE5AEC" w:rsidP="0024671E">
      <w:pPr>
        <w:pStyle w:val="ListParagraph"/>
        <w:numPr>
          <w:ilvl w:val="0"/>
          <w:numId w:val="33"/>
        </w:numPr>
      </w:pPr>
      <w:r>
        <w:t xml:space="preserve">Go to Device Details for your MySQL Database server. Disconnect the </w:t>
      </w:r>
      <w:r>
        <w:rPr>
          <w:b/>
        </w:rPr>
        <w:t>Public</w:t>
      </w:r>
      <w:r>
        <w:t xml:space="preserve"> interface, and click on </w:t>
      </w:r>
      <w:r w:rsidRPr="00DE5AEC">
        <w:rPr>
          <w:b/>
        </w:rPr>
        <w:t>VLAN</w:t>
      </w:r>
      <w:r>
        <w:t xml:space="preserve"> of the </w:t>
      </w:r>
      <w:r>
        <w:rPr>
          <w:b/>
        </w:rPr>
        <w:t>Private</w:t>
      </w:r>
      <w:r>
        <w:t xml:space="preserve"> interface and note down the </w:t>
      </w:r>
      <w:r>
        <w:rPr>
          <w:b/>
        </w:rPr>
        <w:t>VLAN Number</w:t>
      </w:r>
      <w:r>
        <w:t>.</w:t>
      </w:r>
    </w:p>
    <w:p w14:paraId="4926FC5F" w14:textId="77777777" w:rsidR="002D2506" w:rsidRDefault="002D2506" w:rsidP="002D2506"/>
    <w:p w14:paraId="198C6DC9" w14:textId="06F664C5" w:rsidR="002D2506" w:rsidRDefault="00542D04" w:rsidP="002D2506">
      <w:pPr>
        <w:pStyle w:val="ListParagraph"/>
        <w:numPr>
          <w:ilvl w:val="0"/>
          <w:numId w:val="33"/>
        </w:numPr>
      </w:pPr>
      <w:r>
        <w:t xml:space="preserve">Note down the Subnet at bottom of the page, replace &lt;Local-Subnet&gt; with this value in </w:t>
      </w:r>
      <w:proofErr w:type="spellStart"/>
      <w:r>
        <w:t>Vyatta</w:t>
      </w:r>
      <w:proofErr w:type="spellEnd"/>
      <w:r>
        <w:t xml:space="preserve"> configuration. </w:t>
      </w:r>
      <w:r w:rsidR="002D2506">
        <w:t xml:space="preserve">Click on the subnet note down the </w:t>
      </w:r>
      <w:r w:rsidR="002D2506">
        <w:rPr>
          <w:b/>
        </w:rPr>
        <w:t>Gateway</w:t>
      </w:r>
      <w:r w:rsidR="002D2506">
        <w:t xml:space="preserve"> address</w:t>
      </w:r>
      <w:r>
        <w:t>, replace &lt;</w:t>
      </w:r>
      <w:proofErr w:type="spellStart"/>
      <w:r>
        <w:t>vif</w:t>
      </w:r>
      <w:proofErr w:type="spellEnd"/>
      <w:r>
        <w:t xml:space="preserve">-gateway&gt; in </w:t>
      </w:r>
      <w:proofErr w:type="spellStart"/>
      <w:r>
        <w:t>Vyatta</w:t>
      </w:r>
      <w:proofErr w:type="spellEnd"/>
      <w:r>
        <w:t xml:space="preserve"> configuration with this value</w:t>
      </w:r>
      <w:r w:rsidR="002D2506">
        <w:t xml:space="preserve">. Also note down the </w:t>
      </w:r>
      <w:r w:rsidR="00E73718" w:rsidRPr="00E73718">
        <w:rPr>
          <w:b/>
          <w:i/>
        </w:rPr>
        <w:t>Mask Bits</w:t>
      </w:r>
      <w:r w:rsidR="002D2506">
        <w:t xml:space="preserve"> of the subnet, it is the numeric value after the </w:t>
      </w:r>
      <w:r w:rsidR="00E73718">
        <w:t>forward slash (for example /26).</w:t>
      </w:r>
    </w:p>
    <w:p w14:paraId="430B1CCF" w14:textId="77777777" w:rsidR="000F26A3" w:rsidRDefault="000F26A3" w:rsidP="000F26A3"/>
    <w:p w14:paraId="5E3FB181" w14:textId="5BBA2580" w:rsidR="000F26A3" w:rsidRDefault="000F26A3" w:rsidP="000F26A3">
      <w:pPr>
        <w:pStyle w:val="ListParagraph"/>
        <w:numPr>
          <w:ilvl w:val="0"/>
          <w:numId w:val="33"/>
        </w:numPr>
      </w:pPr>
      <w:r>
        <w:t xml:space="preserve">SSH into MySQL server and add route to Containers network in </w:t>
      </w:r>
      <w:proofErr w:type="spellStart"/>
      <w:r>
        <w:t>Bluemix</w:t>
      </w:r>
      <w:proofErr w:type="spellEnd"/>
      <w:r>
        <w:t xml:space="preserve"> via </w:t>
      </w:r>
      <w:proofErr w:type="spellStart"/>
      <w:r>
        <w:t>Vyatta</w:t>
      </w:r>
      <w:proofErr w:type="spellEnd"/>
      <w:r>
        <w:t xml:space="preserve"> Gateway.</w:t>
      </w:r>
    </w:p>
    <w:p w14:paraId="29688A35" w14:textId="369CD99A" w:rsidR="000F26A3" w:rsidRDefault="000F26A3" w:rsidP="000F26A3">
      <w:pPr>
        <w:pStyle w:val="code"/>
      </w:pPr>
      <w:r>
        <w:t xml:space="preserve"># </w:t>
      </w:r>
      <w:proofErr w:type="spellStart"/>
      <w:r w:rsidRPr="000F26A3">
        <w:t>ip</w:t>
      </w:r>
      <w:proofErr w:type="spellEnd"/>
      <w:r w:rsidRPr="000F26A3">
        <w:t xml:space="preserve"> route add default via </w:t>
      </w:r>
      <w:r>
        <w:t>&lt;</w:t>
      </w:r>
      <w:proofErr w:type="spellStart"/>
      <w:r>
        <w:t>vif</w:t>
      </w:r>
      <w:proofErr w:type="spellEnd"/>
      <w:r>
        <w:t>-gateway&gt;</w:t>
      </w:r>
    </w:p>
    <w:p w14:paraId="07EFC59E" w14:textId="77777777" w:rsidR="00DE5AEC" w:rsidRDefault="00DE5AEC" w:rsidP="00DE5AEC">
      <w:pPr>
        <w:pStyle w:val="ListParagraph"/>
      </w:pPr>
    </w:p>
    <w:p w14:paraId="1DFEA32F" w14:textId="55885F1A" w:rsidR="0024671E" w:rsidRDefault="002D2506" w:rsidP="00E73718">
      <w:pPr>
        <w:pStyle w:val="ListParagraph"/>
        <w:numPr>
          <w:ilvl w:val="0"/>
          <w:numId w:val="33"/>
        </w:numPr>
      </w:pPr>
      <w:r>
        <w:t xml:space="preserve">After the </w:t>
      </w:r>
      <w:proofErr w:type="spellStart"/>
      <w:r>
        <w:t>Vyatta</w:t>
      </w:r>
      <w:proofErr w:type="spellEnd"/>
      <w:r>
        <w:t xml:space="preserve"> is provisioned connect to </w:t>
      </w:r>
      <w:proofErr w:type="spellStart"/>
      <w:r>
        <w:t>SoftLayer</w:t>
      </w:r>
      <w:proofErr w:type="spellEnd"/>
      <w:r>
        <w:t xml:space="preserve"> VPN, and </w:t>
      </w:r>
      <w:proofErr w:type="spellStart"/>
      <w:r>
        <w:t>ssh</w:t>
      </w:r>
      <w:proofErr w:type="spellEnd"/>
      <w:r>
        <w:t xml:space="preserve"> to the </w:t>
      </w:r>
      <w:proofErr w:type="spellStart"/>
      <w:r>
        <w:t>Vyatta</w:t>
      </w:r>
      <w:proofErr w:type="spellEnd"/>
      <w:r>
        <w:t xml:space="preserve"> using </w:t>
      </w:r>
      <w:proofErr w:type="spellStart"/>
      <w:proofErr w:type="gramStart"/>
      <w:r>
        <w:t>it’s</w:t>
      </w:r>
      <w:proofErr w:type="spellEnd"/>
      <w:proofErr w:type="gramEnd"/>
      <w:r>
        <w:t xml:space="preserve"> private IP address as user </w:t>
      </w:r>
      <w:proofErr w:type="spellStart"/>
      <w:r w:rsidRPr="002D2506">
        <w:rPr>
          <w:b/>
        </w:rPr>
        <w:t>vyatta</w:t>
      </w:r>
      <w:proofErr w:type="spellEnd"/>
      <w:r>
        <w:t>.</w:t>
      </w:r>
    </w:p>
    <w:p w14:paraId="255AA992" w14:textId="77777777" w:rsidR="002D2506" w:rsidRDefault="002D2506" w:rsidP="002D2506"/>
    <w:p w14:paraId="6BB54D12" w14:textId="4D477641" w:rsidR="002D2506" w:rsidRDefault="002D2506" w:rsidP="00E73718">
      <w:pPr>
        <w:pStyle w:val="ListParagraph"/>
        <w:numPr>
          <w:ilvl w:val="0"/>
          <w:numId w:val="33"/>
        </w:numPr>
      </w:pPr>
      <w:r>
        <w:t>Switch to configuration mode and run following commands to add a virtual interface to route to the VLAN containing MySQL server.</w:t>
      </w:r>
    </w:p>
    <w:p w14:paraId="1ADADAB9" w14:textId="77777777" w:rsidR="00E73718" w:rsidRDefault="00E73718" w:rsidP="00E73718"/>
    <w:p w14:paraId="4D218AE9" w14:textId="392A721B" w:rsidR="00E73718" w:rsidRDefault="00E73718" w:rsidP="00E73718">
      <w:pPr>
        <w:pStyle w:val="code"/>
      </w:pPr>
      <w:r>
        <w:t>$ configure</w:t>
      </w:r>
    </w:p>
    <w:p w14:paraId="554D20F0" w14:textId="2BCDF1CD" w:rsidR="002D2506" w:rsidRPr="002D2506" w:rsidRDefault="002D2506" w:rsidP="002D2506">
      <w:pPr>
        <w:pStyle w:val="code"/>
      </w:pPr>
      <w:r w:rsidRPr="002D2506">
        <w:t xml:space="preserve"># set interfaces bonding bond0 </w:t>
      </w:r>
      <w:proofErr w:type="spellStart"/>
      <w:r w:rsidRPr="002D2506">
        <w:t>vif</w:t>
      </w:r>
      <w:proofErr w:type="spellEnd"/>
      <w:r w:rsidRPr="002D2506">
        <w:t xml:space="preserve"> </w:t>
      </w:r>
      <w:r>
        <w:t>&lt;VLAN-Number&gt;</w:t>
      </w:r>
      <w:r w:rsidRPr="002D2506">
        <w:t xml:space="preserve"> address '169.254.178.90/29'</w:t>
      </w:r>
    </w:p>
    <w:p w14:paraId="0AF56916" w14:textId="1166037D" w:rsidR="002D2506" w:rsidRPr="002D2506" w:rsidRDefault="002D2506" w:rsidP="002D2506">
      <w:pPr>
        <w:pStyle w:val="code"/>
      </w:pPr>
      <w:r w:rsidRPr="002D2506">
        <w:t xml:space="preserve"># set interfaces bonding bond0 </w:t>
      </w:r>
      <w:proofErr w:type="spellStart"/>
      <w:r w:rsidRPr="002D2506">
        <w:t>vif</w:t>
      </w:r>
      <w:proofErr w:type="spellEnd"/>
      <w:r w:rsidRPr="002D2506">
        <w:t xml:space="preserve"> </w:t>
      </w:r>
      <w:r>
        <w:t xml:space="preserve">&lt;VLAN-Number&gt; </w:t>
      </w:r>
      <w:proofErr w:type="spellStart"/>
      <w:r w:rsidRPr="002D2506">
        <w:t>vrrp</w:t>
      </w:r>
      <w:proofErr w:type="spellEnd"/>
      <w:r w:rsidRPr="002D2506">
        <w:t xml:space="preserve"> </w:t>
      </w:r>
      <w:proofErr w:type="spellStart"/>
      <w:r w:rsidRPr="002D2506">
        <w:t>vrrp</w:t>
      </w:r>
      <w:proofErr w:type="spellEnd"/>
      <w:r w:rsidRPr="002D2506">
        <w:t>-group 2 priority '254'</w:t>
      </w:r>
    </w:p>
    <w:p w14:paraId="03CD38ED" w14:textId="25643C32" w:rsidR="002D2506" w:rsidRPr="002D2506" w:rsidRDefault="002D2506" w:rsidP="002D2506">
      <w:pPr>
        <w:pStyle w:val="code"/>
      </w:pPr>
      <w:r w:rsidRPr="002D2506">
        <w:t xml:space="preserve"># set interfaces bonding bond0 </w:t>
      </w:r>
      <w:proofErr w:type="spellStart"/>
      <w:r w:rsidRPr="002D2506">
        <w:t>vif</w:t>
      </w:r>
      <w:proofErr w:type="spellEnd"/>
      <w:r w:rsidRPr="002D2506">
        <w:t xml:space="preserve"> </w:t>
      </w:r>
      <w:r>
        <w:t xml:space="preserve">&lt;VLAN-Number&gt; </w:t>
      </w:r>
      <w:proofErr w:type="spellStart"/>
      <w:r w:rsidRPr="002D2506">
        <w:t>vrrp</w:t>
      </w:r>
      <w:proofErr w:type="spellEnd"/>
      <w:r w:rsidRPr="002D2506">
        <w:t xml:space="preserve"> </w:t>
      </w:r>
      <w:proofErr w:type="spellStart"/>
      <w:r w:rsidRPr="002D2506">
        <w:t>vrrp</w:t>
      </w:r>
      <w:proofErr w:type="spellEnd"/>
      <w:r w:rsidRPr="002D2506">
        <w:t>-group 2 sync-group 'vgroup1'</w:t>
      </w:r>
    </w:p>
    <w:p w14:paraId="730D9DF5" w14:textId="3B93749B" w:rsidR="002D2506" w:rsidRDefault="002D2506" w:rsidP="002D2506">
      <w:pPr>
        <w:pStyle w:val="code"/>
      </w:pPr>
      <w:r w:rsidRPr="002D2506">
        <w:lastRenderedPageBreak/>
        <w:t xml:space="preserve"># set interfaces bonding bond0 </w:t>
      </w:r>
      <w:proofErr w:type="spellStart"/>
      <w:r w:rsidRPr="002D2506">
        <w:t>vif</w:t>
      </w:r>
      <w:proofErr w:type="spellEnd"/>
      <w:r w:rsidRPr="002D2506">
        <w:t xml:space="preserve"> </w:t>
      </w:r>
      <w:r>
        <w:t xml:space="preserve">&lt;VLAN-Number&gt; </w:t>
      </w:r>
      <w:proofErr w:type="spellStart"/>
      <w:r w:rsidRPr="002D2506">
        <w:t>vrrp</w:t>
      </w:r>
      <w:proofErr w:type="spellEnd"/>
      <w:r w:rsidRPr="002D2506">
        <w:t xml:space="preserve"> </w:t>
      </w:r>
      <w:proofErr w:type="spellStart"/>
      <w:r w:rsidRPr="002D2506">
        <w:t>vrrp</w:t>
      </w:r>
      <w:proofErr w:type="spellEnd"/>
      <w:r w:rsidRPr="002D2506">
        <w:t>-group 2 virtual-address '</w:t>
      </w:r>
      <w:r>
        <w:t>&lt;</w:t>
      </w:r>
      <w:proofErr w:type="spellStart"/>
      <w:r w:rsidR="00542D04">
        <w:t>vif</w:t>
      </w:r>
      <w:proofErr w:type="spellEnd"/>
      <w:r w:rsidR="00542D04">
        <w:t>-gateway</w:t>
      </w:r>
      <w:r>
        <w:t>&gt;</w:t>
      </w:r>
      <w:r w:rsidRPr="002D2506">
        <w:t>/</w:t>
      </w:r>
      <w:r w:rsidR="00E73718">
        <w:t>&lt;Mask Bits&gt;</w:t>
      </w:r>
      <w:r w:rsidRPr="002D2506">
        <w:t>'</w:t>
      </w:r>
    </w:p>
    <w:p w14:paraId="49907BD2" w14:textId="77777777" w:rsidR="002D2506" w:rsidRDefault="002D2506" w:rsidP="002D2506"/>
    <w:p w14:paraId="2811C88C" w14:textId="7CEAD53A" w:rsidR="002D2506" w:rsidRDefault="00E73718" w:rsidP="00E73718">
      <w:pPr>
        <w:pStyle w:val="ListParagraph"/>
        <w:numPr>
          <w:ilvl w:val="0"/>
          <w:numId w:val="33"/>
        </w:numPr>
      </w:pPr>
      <w:r>
        <w:t>In configuration mode run the following commands to create the IPsec peer.</w:t>
      </w:r>
    </w:p>
    <w:p w14:paraId="76A14FD0" w14:textId="281C9217"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esp</w:t>
      </w:r>
      <w:proofErr w:type="spellEnd"/>
      <w:r w:rsidRPr="00E73718">
        <w:t xml:space="preserve">-group </w:t>
      </w:r>
      <w:proofErr w:type="spellStart"/>
      <w:r w:rsidRPr="00E73718">
        <w:t>bmx</w:t>
      </w:r>
      <w:proofErr w:type="spellEnd"/>
      <w:r w:rsidRPr="00E73718">
        <w:t>-</w:t>
      </w:r>
      <w:proofErr w:type="spellStart"/>
      <w:r w:rsidRPr="00E73718">
        <w:t>esp</w:t>
      </w:r>
      <w:proofErr w:type="spellEnd"/>
      <w:r w:rsidRPr="00E73718">
        <w:t>-default compression 'disable'</w:t>
      </w:r>
    </w:p>
    <w:p w14:paraId="257FE1EA" w14:textId="5F9D4C8B"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esp</w:t>
      </w:r>
      <w:proofErr w:type="spellEnd"/>
      <w:r w:rsidRPr="00E73718">
        <w:t xml:space="preserve">-group </w:t>
      </w:r>
      <w:proofErr w:type="spellStart"/>
      <w:r w:rsidRPr="00E73718">
        <w:t>bmx</w:t>
      </w:r>
      <w:proofErr w:type="spellEnd"/>
      <w:r w:rsidRPr="00E73718">
        <w:t>-</w:t>
      </w:r>
      <w:proofErr w:type="spellStart"/>
      <w:r w:rsidRPr="00E73718">
        <w:t>esp</w:t>
      </w:r>
      <w:proofErr w:type="spellEnd"/>
      <w:r w:rsidRPr="00E73718">
        <w:t>-default lifetime '3600'</w:t>
      </w:r>
    </w:p>
    <w:p w14:paraId="360A9185" w14:textId="308E470A"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esp</w:t>
      </w:r>
      <w:proofErr w:type="spellEnd"/>
      <w:r w:rsidRPr="00E73718">
        <w:t xml:space="preserve">-group </w:t>
      </w:r>
      <w:proofErr w:type="spellStart"/>
      <w:r w:rsidRPr="00E73718">
        <w:t>bmx</w:t>
      </w:r>
      <w:proofErr w:type="spellEnd"/>
      <w:r w:rsidRPr="00E73718">
        <w:t>-</w:t>
      </w:r>
      <w:proofErr w:type="spellStart"/>
      <w:r w:rsidRPr="00E73718">
        <w:t>esp</w:t>
      </w:r>
      <w:proofErr w:type="spellEnd"/>
      <w:r w:rsidRPr="00E73718">
        <w:t>-default mode 'tunnel'</w:t>
      </w:r>
    </w:p>
    <w:p w14:paraId="4E7D680B" w14:textId="5D481C9A"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esp</w:t>
      </w:r>
      <w:proofErr w:type="spellEnd"/>
      <w:r w:rsidRPr="00E73718">
        <w:t xml:space="preserve">-group </w:t>
      </w:r>
      <w:proofErr w:type="spellStart"/>
      <w:r w:rsidRPr="00E73718">
        <w:t>bmx</w:t>
      </w:r>
      <w:proofErr w:type="spellEnd"/>
      <w:r w:rsidRPr="00E73718">
        <w:t>-</w:t>
      </w:r>
      <w:proofErr w:type="spellStart"/>
      <w:r w:rsidRPr="00E73718">
        <w:t>esp</w:t>
      </w:r>
      <w:proofErr w:type="spellEnd"/>
      <w:r w:rsidRPr="00E73718">
        <w:t xml:space="preserve">-default </w:t>
      </w:r>
      <w:proofErr w:type="spellStart"/>
      <w:r w:rsidRPr="00E73718">
        <w:t>pfs</w:t>
      </w:r>
      <w:proofErr w:type="spellEnd"/>
      <w:r w:rsidRPr="00E73718">
        <w:t xml:space="preserve"> 'dh-group2'</w:t>
      </w:r>
    </w:p>
    <w:p w14:paraId="3C0D47D6" w14:textId="327E3536"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esp</w:t>
      </w:r>
      <w:proofErr w:type="spellEnd"/>
      <w:r w:rsidRPr="00E73718">
        <w:t xml:space="preserve">-group </w:t>
      </w:r>
      <w:proofErr w:type="spellStart"/>
      <w:r w:rsidRPr="00E73718">
        <w:t>bmx</w:t>
      </w:r>
      <w:proofErr w:type="spellEnd"/>
      <w:r w:rsidRPr="00E73718">
        <w:t>-</w:t>
      </w:r>
      <w:proofErr w:type="spellStart"/>
      <w:r w:rsidRPr="00E73718">
        <w:t>esp</w:t>
      </w:r>
      <w:proofErr w:type="spellEnd"/>
      <w:r w:rsidRPr="00E73718">
        <w:t>-default proposal 1 encryption 'aes128'</w:t>
      </w:r>
    </w:p>
    <w:p w14:paraId="6489AE6A" w14:textId="2ECC165C"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esp</w:t>
      </w:r>
      <w:proofErr w:type="spellEnd"/>
      <w:r w:rsidRPr="00E73718">
        <w:t xml:space="preserve">-group </w:t>
      </w:r>
      <w:proofErr w:type="spellStart"/>
      <w:r w:rsidRPr="00E73718">
        <w:t>bmx</w:t>
      </w:r>
      <w:proofErr w:type="spellEnd"/>
      <w:r w:rsidRPr="00E73718">
        <w:t>-</w:t>
      </w:r>
      <w:proofErr w:type="spellStart"/>
      <w:r w:rsidRPr="00E73718">
        <w:t>esp</w:t>
      </w:r>
      <w:proofErr w:type="spellEnd"/>
      <w:r w:rsidRPr="00E73718">
        <w:t>-default proposal 1 hash 'sha1'</w:t>
      </w:r>
    </w:p>
    <w:p w14:paraId="10F4F1E7" w14:textId="668294AC"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ike</w:t>
      </w:r>
      <w:proofErr w:type="spellEnd"/>
      <w:r w:rsidRPr="00E73718">
        <w:t xml:space="preserve">-group </w:t>
      </w:r>
      <w:proofErr w:type="spellStart"/>
      <w:r w:rsidRPr="00E73718">
        <w:t>bmx</w:t>
      </w:r>
      <w:proofErr w:type="spellEnd"/>
      <w:r w:rsidRPr="00E73718">
        <w:t>-</w:t>
      </w:r>
      <w:proofErr w:type="spellStart"/>
      <w:r w:rsidRPr="00E73718">
        <w:t>ike</w:t>
      </w:r>
      <w:proofErr w:type="spellEnd"/>
      <w:r w:rsidRPr="00E73718">
        <w:t>-default dead-peer-detection action 'restart'</w:t>
      </w:r>
    </w:p>
    <w:p w14:paraId="1FF0D2C8" w14:textId="3A8E6EBD"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ike</w:t>
      </w:r>
      <w:proofErr w:type="spellEnd"/>
      <w:r w:rsidRPr="00E73718">
        <w:t xml:space="preserve">-group </w:t>
      </w:r>
      <w:proofErr w:type="spellStart"/>
      <w:r w:rsidRPr="00E73718">
        <w:t>bmx</w:t>
      </w:r>
      <w:proofErr w:type="spellEnd"/>
      <w:r w:rsidRPr="00E73718">
        <w:t>-</w:t>
      </w:r>
      <w:proofErr w:type="spellStart"/>
      <w:r w:rsidRPr="00E73718">
        <w:t>ike</w:t>
      </w:r>
      <w:proofErr w:type="spellEnd"/>
      <w:r w:rsidRPr="00E73718">
        <w:t>-default dead-peer-detection interval '20'</w:t>
      </w:r>
    </w:p>
    <w:p w14:paraId="74D30E68" w14:textId="053B23DA"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ike</w:t>
      </w:r>
      <w:proofErr w:type="spellEnd"/>
      <w:r w:rsidRPr="00E73718">
        <w:t xml:space="preserve">-group </w:t>
      </w:r>
      <w:proofErr w:type="spellStart"/>
      <w:r w:rsidRPr="00E73718">
        <w:t>bmx</w:t>
      </w:r>
      <w:proofErr w:type="spellEnd"/>
      <w:r w:rsidRPr="00E73718">
        <w:t>-</w:t>
      </w:r>
      <w:proofErr w:type="spellStart"/>
      <w:r w:rsidRPr="00E73718">
        <w:t>ike</w:t>
      </w:r>
      <w:proofErr w:type="spellEnd"/>
      <w:r w:rsidRPr="00E73718">
        <w:t>-default dead-peer-detection timeout '120'</w:t>
      </w:r>
    </w:p>
    <w:p w14:paraId="5FDC9E1F" w14:textId="48DB17D8"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ike</w:t>
      </w:r>
      <w:proofErr w:type="spellEnd"/>
      <w:r w:rsidRPr="00E73718">
        <w:t xml:space="preserve">-group </w:t>
      </w:r>
      <w:proofErr w:type="spellStart"/>
      <w:r w:rsidRPr="00E73718">
        <w:t>bmx</w:t>
      </w:r>
      <w:proofErr w:type="spellEnd"/>
      <w:r w:rsidRPr="00E73718">
        <w:t>-</w:t>
      </w:r>
      <w:proofErr w:type="spellStart"/>
      <w:r w:rsidRPr="00E73718">
        <w:t>ike</w:t>
      </w:r>
      <w:proofErr w:type="spellEnd"/>
      <w:r w:rsidRPr="00E73718">
        <w:t>-default lifetime '86400'</w:t>
      </w:r>
    </w:p>
    <w:p w14:paraId="2DAAEC4C" w14:textId="182E9569"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ike</w:t>
      </w:r>
      <w:proofErr w:type="spellEnd"/>
      <w:r w:rsidRPr="00E73718">
        <w:t xml:space="preserve">-group </w:t>
      </w:r>
      <w:proofErr w:type="spellStart"/>
      <w:r w:rsidRPr="00E73718">
        <w:t>bmx</w:t>
      </w:r>
      <w:proofErr w:type="spellEnd"/>
      <w:r w:rsidRPr="00E73718">
        <w:t>-</w:t>
      </w:r>
      <w:proofErr w:type="spellStart"/>
      <w:r w:rsidRPr="00E73718">
        <w:t>ike</w:t>
      </w:r>
      <w:proofErr w:type="spellEnd"/>
      <w:r w:rsidRPr="00E73718">
        <w:t>-default proposal 1 dh-group '2'</w:t>
      </w:r>
    </w:p>
    <w:p w14:paraId="1137DBB4" w14:textId="4E268BC0"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ike</w:t>
      </w:r>
      <w:proofErr w:type="spellEnd"/>
      <w:r w:rsidRPr="00E73718">
        <w:t xml:space="preserve">-group </w:t>
      </w:r>
      <w:proofErr w:type="spellStart"/>
      <w:r w:rsidRPr="00E73718">
        <w:t>bmx</w:t>
      </w:r>
      <w:proofErr w:type="spellEnd"/>
      <w:r w:rsidRPr="00E73718">
        <w:t>-</w:t>
      </w:r>
      <w:proofErr w:type="spellStart"/>
      <w:r w:rsidRPr="00E73718">
        <w:t>ike</w:t>
      </w:r>
      <w:proofErr w:type="spellEnd"/>
      <w:r w:rsidRPr="00E73718">
        <w:t>-default proposal 1 encryption 'aes128'</w:t>
      </w:r>
    </w:p>
    <w:p w14:paraId="26F455CB" w14:textId="37CC1DD7"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ike</w:t>
      </w:r>
      <w:proofErr w:type="spellEnd"/>
      <w:r w:rsidRPr="00E73718">
        <w:t xml:space="preserve">-group </w:t>
      </w:r>
      <w:proofErr w:type="spellStart"/>
      <w:r w:rsidRPr="00E73718">
        <w:t>bmx</w:t>
      </w:r>
      <w:proofErr w:type="spellEnd"/>
      <w:r w:rsidRPr="00E73718">
        <w:t>-</w:t>
      </w:r>
      <w:proofErr w:type="spellStart"/>
      <w:r w:rsidRPr="00E73718">
        <w:t>ike</w:t>
      </w:r>
      <w:proofErr w:type="spellEnd"/>
      <w:r w:rsidRPr="00E73718">
        <w:t>-default proposal 1 hash 'sha1'</w:t>
      </w:r>
    </w:p>
    <w:p w14:paraId="068C1894" w14:textId="2CA199D2"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w:t>
      </w:r>
      <w:proofErr w:type="spellStart"/>
      <w:r w:rsidRPr="00E73718">
        <w:t>ipsec</w:t>
      </w:r>
      <w:proofErr w:type="spellEnd"/>
      <w:r w:rsidRPr="00E73718">
        <w:t>-interfaces interface 'bond1'</w:t>
      </w:r>
    </w:p>
    <w:p w14:paraId="47979259" w14:textId="11C040EA" w:rsidR="00E73718" w:rsidRPr="00E73718" w:rsidRDefault="00E73718" w:rsidP="00E73718">
      <w:pPr>
        <w:pStyle w:val="code"/>
      </w:pPr>
      <w:r>
        <w:t xml:space="preserve"># </w:t>
      </w:r>
      <w:r w:rsidRPr="00E73718">
        <w:t xml:space="preserve">set </w:t>
      </w:r>
      <w:proofErr w:type="spellStart"/>
      <w:r w:rsidRPr="00E73718">
        <w:t>vpn</w:t>
      </w:r>
      <w:proofErr w:type="spellEnd"/>
      <w:r w:rsidRPr="00E73718">
        <w:t xml:space="preserve"> </w:t>
      </w:r>
      <w:proofErr w:type="spellStart"/>
      <w:r w:rsidRPr="00E73718">
        <w:t>ipsec</w:t>
      </w:r>
      <w:proofErr w:type="spellEnd"/>
      <w:r w:rsidRPr="00E73718">
        <w:t xml:space="preserve"> site-to-site peer </w:t>
      </w:r>
      <w:r w:rsidR="00AA524F" w:rsidRPr="00AA524F">
        <w:rPr>
          <w:i/>
        </w:rPr>
        <w:t>&lt;BMX-VPN-GW-IP&gt;</w:t>
      </w:r>
      <w:r w:rsidR="00AA524F">
        <w:rPr>
          <w:i/>
        </w:rPr>
        <w:t xml:space="preserve"> </w:t>
      </w:r>
      <w:r w:rsidRPr="00E73718">
        <w:t>authentication mode 'pre-shared-secret'</w:t>
      </w:r>
    </w:p>
    <w:p w14:paraId="1CD63D19" w14:textId="34912572" w:rsidR="00E73718" w:rsidRPr="00E73718" w:rsidRDefault="00C93A59" w:rsidP="00E73718">
      <w:pPr>
        <w:pStyle w:val="code"/>
      </w:pPr>
      <w:r>
        <w:t xml:space="preserve"># </w:t>
      </w:r>
      <w:r w:rsidR="00E73718" w:rsidRPr="00E73718">
        <w:t xml:space="preserve">set </w:t>
      </w:r>
      <w:proofErr w:type="spellStart"/>
      <w:r w:rsidR="00E73718" w:rsidRPr="00E73718">
        <w:t>vpn</w:t>
      </w:r>
      <w:proofErr w:type="spellEnd"/>
      <w:r w:rsidR="00E73718" w:rsidRPr="00E73718">
        <w:t xml:space="preserve"> </w:t>
      </w:r>
      <w:proofErr w:type="spellStart"/>
      <w:r w:rsidR="00E73718" w:rsidRPr="00E73718">
        <w:t>ipsec</w:t>
      </w:r>
      <w:proofErr w:type="spellEnd"/>
      <w:r w:rsidR="00E73718" w:rsidRPr="00E73718">
        <w:t xml:space="preserve"> site-to-site peer </w:t>
      </w:r>
      <w:r w:rsidR="00AA524F" w:rsidRPr="00AA524F">
        <w:rPr>
          <w:i/>
        </w:rPr>
        <w:t>&lt;BMX-VPN-GW-IP&gt;</w:t>
      </w:r>
      <w:r w:rsidR="00AA524F">
        <w:rPr>
          <w:i/>
        </w:rPr>
        <w:t xml:space="preserve"> </w:t>
      </w:r>
      <w:r w:rsidR="00E73718" w:rsidRPr="00E73718">
        <w:t>authentication pre-shared-secret '</w:t>
      </w:r>
      <w:proofErr w:type="spellStart"/>
      <w:r w:rsidR="00E73718" w:rsidRPr="00E73718">
        <w:t>sharedsecretstring</w:t>
      </w:r>
      <w:proofErr w:type="spellEnd"/>
      <w:r w:rsidR="00E73718" w:rsidRPr="00E73718">
        <w:t>'</w:t>
      </w:r>
    </w:p>
    <w:p w14:paraId="61F2969C" w14:textId="3F565A7C" w:rsidR="00E73718" w:rsidRPr="00E73718" w:rsidRDefault="00C93A59" w:rsidP="00E73718">
      <w:pPr>
        <w:pStyle w:val="code"/>
      </w:pPr>
      <w:r>
        <w:t xml:space="preserve"># </w:t>
      </w:r>
      <w:r w:rsidR="00E73718" w:rsidRPr="00E73718">
        <w:t xml:space="preserve">set </w:t>
      </w:r>
      <w:proofErr w:type="spellStart"/>
      <w:r w:rsidR="00E73718" w:rsidRPr="00E73718">
        <w:t>vpn</w:t>
      </w:r>
      <w:proofErr w:type="spellEnd"/>
      <w:r w:rsidR="00E73718" w:rsidRPr="00E73718">
        <w:t xml:space="preserve"> </w:t>
      </w:r>
      <w:proofErr w:type="spellStart"/>
      <w:r w:rsidR="00E73718" w:rsidRPr="00E73718">
        <w:t>ipsec</w:t>
      </w:r>
      <w:proofErr w:type="spellEnd"/>
      <w:r w:rsidR="00E73718" w:rsidRPr="00E73718">
        <w:t xml:space="preserve"> site-to-site peer </w:t>
      </w:r>
      <w:r w:rsidR="00AA524F" w:rsidRPr="00AA524F">
        <w:rPr>
          <w:i/>
        </w:rPr>
        <w:t>&lt;BMX-VPN-GW-IP&gt;</w:t>
      </w:r>
      <w:r w:rsidR="00AA524F">
        <w:rPr>
          <w:i/>
        </w:rPr>
        <w:t xml:space="preserve"> </w:t>
      </w:r>
      <w:r w:rsidR="00E73718" w:rsidRPr="00E73718">
        <w:t>connection-type 'initiate'</w:t>
      </w:r>
    </w:p>
    <w:p w14:paraId="3288D728" w14:textId="6EDA193E" w:rsidR="00E73718" w:rsidRPr="00E73718" w:rsidRDefault="00C93A59" w:rsidP="00E73718">
      <w:pPr>
        <w:pStyle w:val="code"/>
      </w:pPr>
      <w:r>
        <w:t xml:space="preserve"># </w:t>
      </w:r>
      <w:r w:rsidR="00E73718" w:rsidRPr="00E73718">
        <w:t xml:space="preserve">set </w:t>
      </w:r>
      <w:proofErr w:type="spellStart"/>
      <w:r w:rsidR="00E73718" w:rsidRPr="00E73718">
        <w:t>vpn</w:t>
      </w:r>
      <w:proofErr w:type="spellEnd"/>
      <w:r w:rsidR="00E73718" w:rsidRPr="00E73718">
        <w:t xml:space="preserve"> </w:t>
      </w:r>
      <w:proofErr w:type="spellStart"/>
      <w:r w:rsidR="00E73718" w:rsidRPr="00E73718">
        <w:t>ipsec</w:t>
      </w:r>
      <w:proofErr w:type="spellEnd"/>
      <w:r w:rsidR="00E73718" w:rsidRPr="00E73718">
        <w:t xml:space="preserve"> site-to-site peer </w:t>
      </w:r>
      <w:r w:rsidR="00AA524F" w:rsidRPr="00AA524F">
        <w:rPr>
          <w:i/>
        </w:rPr>
        <w:t>&lt;BMX-VPN-GW-IP&gt;</w:t>
      </w:r>
      <w:r w:rsidR="00AA524F">
        <w:rPr>
          <w:i/>
        </w:rPr>
        <w:t xml:space="preserve"> </w:t>
      </w:r>
      <w:r w:rsidR="00E73718" w:rsidRPr="00E73718">
        <w:t>default-</w:t>
      </w:r>
      <w:proofErr w:type="spellStart"/>
      <w:r w:rsidR="00E73718" w:rsidRPr="00E73718">
        <w:t>esp</w:t>
      </w:r>
      <w:proofErr w:type="spellEnd"/>
      <w:r w:rsidR="00E73718" w:rsidRPr="00E73718">
        <w:t>-group '</w:t>
      </w:r>
      <w:proofErr w:type="spellStart"/>
      <w:r w:rsidR="00E73718" w:rsidRPr="00E73718">
        <w:t>bmx</w:t>
      </w:r>
      <w:proofErr w:type="spellEnd"/>
      <w:r w:rsidR="00E73718" w:rsidRPr="00E73718">
        <w:t>-</w:t>
      </w:r>
      <w:proofErr w:type="spellStart"/>
      <w:r w:rsidR="00E73718" w:rsidRPr="00E73718">
        <w:t>esp</w:t>
      </w:r>
      <w:proofErr w:type="spellEnd"/>
      <w:r w:rsidR="00E73718" w:rsidRPr="00E73718">
        <w:t>-default'</w:t>
      </w:r>
    </w:p>
    <w:p w14:paraId="46B2F65E" w14:textId="40074354" w:rsidR="00E73718" w:rsidRPr="00E73718" w:rsidRDefault="00C93A59" w:rsidP="00E73718">
      <w:pPr>
        <w:pStyle w:val="code"/>
      </w:pPr>
      <w:r>
        <w:t xml:space="preserve"># </w:t>
      </w:r>
      <w:r w:rsidR="00E73718" w:rsidRPr="00E73718">
        <w:t xml:space="preserve">set </w:t>
      </w:r>
      <w:proofErr w:type="spellStart"/>
      <w:r w:rsidR="00E73718" w:rsidRPr="00E73718">
        <w:t>vpn</w:t>
      </w:r>
      <w:proofErr w:type="spellEnd"/>
      <w:r w:rsidR="00E73718" w:rsidRPr="00E73718">
        <w:t xml:space="preserve"> </w:t>
      </w:r>
      <w:proofErr w:type="spellStart"/>
      <w:r w:rsidR="00E73718" w:rsidRPr="00E73718">
        <w:t>ipsec</w:t>
      </w:r>
      <w:proofErr w:type="spellEnd"/>
      <w:r w:rsidR="00E73718" w:rsidRPr="00E73718">
        <w:t xml:space="preserve"> site-to-site peer </w:t>
      </w:r>
      <w:r w:rsidR="00AA524F" w:rsidRPr="00AA524F">
        <w:rPr>
          <w:i/>
        </w:rPr>
        <w:t>&lt;BMX-VPN-GW-IP&gt;</w:t>
      </w:r>
      <w:r w:rsidR="00AA524F">
        <w:rPr>
          <w:i/>
        </w:rPr>
        <w:t xml:space="preserve"> </w:t>
      </w:r>
      <w:proofErr w:type="spellStart"/>
      <w:r w:rsidR="00E73718" w:rsidRPr="00E73718">
        <w:t>ike</w:t>
      </w:r>
      <w:proofErr w:type="spellEnd"/>
      <w:r w:rsidR="00E73718" w:rsidRPr="00E73718">
        <w:t>-group '</w:t>
      </w:r>
      <w:proofErr w:type="spellStart"/>
      <w:r w:rsidR="00E73718" w:rsidRPr="00E73718">
        <w:t>bmx</w:t>
      </w:r>
      <w:proofErr w:type="spellEnd"/>
      <w:r w:rsidR="00E73718" w:rsidRPr="00E73718">
        <w:t>-</w:t>
      </w:r>
      <w:proofErr w:type="spellStart"/>
      <w:r w:rsidR="00E73718" w:rsidRPr="00E73718">
        <w:t>ike</w:t>
      </w:r>
      <w:proofErr w:type="spellEnd"/>
      <w:r w:rsidR="00E73718" w:rsidRPr="00E73718">
        <w:t>-default'</w:t>
      </w:r>
    </w:p>
    <w:p w14:paraId="5AA25002" w14:textId="0C385F47" w:rsidR="00E73718" w:rsidRPr="00E73718" w:rsidRDefault="00C93A59" w:rsidP="00E73718">
      <w:pPr>
        <w:pStyle w:val="code"/>
      </w:pPr>
      <w:r>
        <w:t xml:space="preserve"># </w:t>
      </w:r>
      <w:r w:rsidR="00E73718" w:rsidRPr="00E73718">
        <w:t xml:space="preserve">set </w:t>
      </w:r>
      <w:proofErr w:type="spellStart"/>
      <w:r w:rsidR="00E73718" w:rsidRPr="00E73718">
        <w:t>vpn</w:t>
      </w:r>
      <w:proofErr w:type="spellEnd"/>
      <w:r w:rsidR="00E73718" w:rsidRPr="00E73718">
        <w:t xml:space="preserve"> </w:t>
      </w:r>
      <w:proofErr w:type="spellStart"/>
      <w:r w:rsidR="00E73718" w:rsidRPr="00E73718">
        <w:t>ipsec</w:t>
      </w:r>
      <w:proofErr w:type="spellEnd"/>
      <w:r w:rsidR="00E73718" w:rsidRPr="00E73718">
        <w:t xml:space="preserve"> site-to-site peer </w:t>
      </w:r>
      <w:r w:rsidR="00AA524F" w:rsidRPr="00AA524F">
        <w:rPr>
          <w:i/>
        </w:rPr>
        <w:t>&lt;BMX-VPN-GW-IP&gt;</w:t>
      </w:r>
      <w:r w:rsidR="00AA524F">
        <w:rPr>
          <w:i/>
        </w:rPr>
        <w:t xml:space="preserve"> </w:t>
      </w:r>
      <w:r w:rsidR="00E73718" w:rsidRPr="00E73718">
        <w:t>local-address '</w:t>
      </w:r>
      <w:r>
        <w:t>&lt;</w:t>
      </w:r>
      <w:proofErr w:type="spellStart"/>
      <w:r>
        <w:t>Vyatta</w:t>
      </w:r>
      <w:proofErr w:type="spellEnd"/>
      <w:r>
        <w:t>-Public-Address&gt;</w:t>
      </w:r>
      <w:r w:rsidR="00E73718" w:rsidRPr="00E73718">
        <w:t>'</w:t>
      </w:r>
    </w:p>
    <w:p w14:paraId="1FE45118" w14:textId="060FF272" w:rsidR="00E73718" w:rsidRPr="00E73718" w:rsidRDefault="00C93A59" w:rsidP="00E73718">
      <w:pPr>
        <w:pStyle w:val="code"/>
      </w:pPr>
      <w:r>
        <w:t xml:space="preserve"># </w:t>
      </w:r>
      <w:r w:rsidR="00E73718" w:rsidRPr="00E73718">
        <w:t xml:space="preserve">set </w:t>
      </w:r>
      <w:proofErr w:type="spellStart"/>
      <w:r w:rsidR="00E73718" w:rsidRPr="00E73718">
        <w:t>vpn</w:t>
      </w:r>
      <w:proofErr w:type="spellEnd"/>
      <w:r w:rsidR="00E73718" w:rsidRPr="00E73718">
        <w:t xml:space="preserve"> </w:t>
      </w:r>
      <w:proofErr w:type="spellStart"/>
      <w:r w:rsidR="00E73718" w:rsidRPr="00E73718">
        <w:t>ipsec</w:t>
      </w:r>
      <w:proofErr w:type="spellEnd"/>
      <w:r w:rsidR="00E73718" w:rsidRPr="00E73718">
        <w:t xml:space="preserve"> site-to-site peer </w:t>
      </w:r>
      <w:r w:rsidR="00AA524F" w:rsidRPr="00AA524F">
        <w:rPr>
          <w:i/>
        </w:rPr>
        <w:t>&lt;BMX-VPN-GW-IP&gt;</w:t>
      </w:r>
      <w:r w:rsidR="00AA524F">
        <w:rPr>
          <w:i/>
        </w:rPr>
        <w:t xml:space="preserve"> </w:t>
      </w:r>
      <w:r w:rsidR="00E73718" w:rsidRPr="00E73718">
        <w:t>tunnel 1 allow-</w:t>
      </w:r>
      <w:proofErr w:type="spellStart"/>
      <w:r w:rsidR="00E73718" w:rsidRPr="00E73718">
        <w:t>nat</w:t>
      </w:r>
      <w:proofErr w:type="spellEnd"/>
      <w:r w:rsidR="00E73718" w:rsidRPr="00E73718">
        <w:t>-networks 'disable'</w:t>
      </w:r>
    </w:p>
    <w:p w14:paraId="1507BC92" w14:textId="2CD4A747" w:rsidR="00E73718" w:rsidRPr="00E73718" w:rsidRDefault="00C93A59" w:rsidP="00E73718">
      <w:pPr>
        <w:pStyle w:val="code"/>
      </w:pPr>
      <w:r>
        <w:t xml:space="preserve"># </w:t>
      </w:r>
      <w:r w:rsidR="00E73718" w:rsidRPr="00E73718">
        <w:t xml:space="preserve">set </w:t>
      </w:r>
      <w:proofErr w:type="spellStart"/>
      <w:r w:rsidR="00E73718" w:rsidRPr="00E73718">
        <w:t>vpn</w:t>
      </w:r>
      <w:proofErr w:type="spellEnd"/>
      <w:r w:rsidR="00E73718" w:rsidRPr="00E73718">
        <w:t xml:space="preserve"> </w:t>
      </w:r>
      <w:proofErr w:type="spellStart"/>
      <w:r w:rsidR="00E73718" w:rsidRPr="00E73718">
        <w:t>ipsec</w:t>
      </w:r>
      <w:proofErr w:type="spellEnd"/>
      <w:r w:rsidR="00E73718" w:rsidRPr="00E73718">
        <w:t xml:space="preserve"> site-to-site peer </w:t>
      </w:r>
      <w:r w:rsidR="00AA524F" w:rsidRPr="00AA524F">
        <w:rPr>
          <w:i/>
        </w:rPr>
        <w:t>&lt;BMX-VPN-GW-IP&gt;</w:t>
      </w:r>
      <w:r w:rsidR="00AA524F">
        <w:rPr>
          <w:i/>
        </w:rPr>
        <w:t xml:space="preserve"> </w:t>
      </w:r>
      <w:r w:rsidR="00E73718" w:rsidRPr="00E73718">
        <w:t>tunnel 1 allow-public-networks 'disable'</w:t>
      </w:r>
    </w:p>
    <w:p w14:paraId="64D9DF04" w14:textId="75221A8B" w:rsidR="00E73718" w:rsidRPr="00E73718" w:rsidRDefault="00C93A59" w:rsidP="00E73718">
      <w:pPr>
        <w:pStyle w:val="code"/>
      </w:pPr>
      <w:r>
        <w:t xml:space="preserve"># </w:t>
      </w:r>
      <w:r w:rsidR="00E73718" w:rsidRPr="00E73718">
        <w:t xml:space="preserve">set </w:t>
      </w:r>
      <w:proofErr w:type="spellStart"/>
      <w:r w:rsidR="00E73718" w:rsidRPr="00E73718">
        <w:t>vpn</w:t>
      </w:r>
      <w:proofErr w:type="spellEnd"/>
      <w:r w:rsidR="00E73718" w:rsidRPr="00E73718">
        <w:t xml:space="preserve"> </w:t>
      </w:r>
      <w:proofErr w:type="spellStart"/>
      <w:r w:rsidR="00E73718" w:rsidRPr="00E73718">
        <w:t>ipsec</w:t>
      </w:r>
      <w:proofErr w:type="spellEnd"/>
      <w:r w:rsidR="00E73718" w:rsidRPr="00E73718">
        <w:t xml:space="preserve"> site-to-site peer </w:t>
      </w:r>
      <w:r w:rsidR="00AA524F" w:rsidRPr="00AA524F">
        <w:rPr>
          <w:i/>
        </w:rPr>
        <w:t>&lt;BMX-VPN-GW-IP&gt;</w:t>
      </w:r>
      <w:r w:rsidR="00AA524F">
        <w:rPr>
          <w:i/>
        </w:rPr>
        <w:t xml:space="preserve"> </w:t>
      </w:r>
      <w:r w:rsidR="00E73718" w:rsidRPr="00E73718">
        <w:t>tunnel 1 local prefix '</w:t>
      </w:r>
      <w:r w:rsidR="00542D04">
        <w:t>&lt;Local-Subnet&gt;</w:t>
      </w:r>
      <w:r w:rsidR="00E73718" w:rsidRPr="00E73718">
        <w:t>'</w:t>
      </w:r>
    </w:p>
    <w:p w14:paraId="154D7C37" w14:textId="386138D6" w:rsidR="00E73718" w:rsidRPr="00E73718" w:rsidRDefault="00C93A59" w:rsidP="00E73718">
      <w:pPr>
        <w:pStyle w:val="code"/>
      </w:pPr>
      <w:r>
        <w:t xml:space="preserve"># </w:t>
      </w:r>
      <w:r w:rsidR="00E73718" w:rsidRPr="00E73718">
        <w:t xml:space="preserve">set </w:t>
      </w:r>
      <w:proofErr w:type="spellStart"/>
      <w:r w:rsidR="00E73718" w:rsidRPr="00E73718">
        <w:t>vpn</w:t>
      </w:r>
      <w:proofErr w:type="spellEnd"/>
      <w:r w:rsidR="00E73718" w:rsidRPr="00E73718">
        <w:t xml:space="preserve"> </w:t>
      </w:r>
      <w:proofErr w:type="spellStart"/>
      <w:r w:rsidR="00E73718" w:rsidRPr="00E73718">
        <w:t>ipsec</w:t>
      </w:r>
      <w:proofErr w:type="spellEnd"/>
      <w:r w:rsidR="00E73718" w:rsidRPr="00E73718">
        <w:t xml:space="preserve"> site-to-site peer </w:t>
      </w:r>
      <w:r w:rsidR="00AA524F" w:rsidRPr="00AA524F">
        <w:rPr>
          <w:i/>
        </w:rPr>
        <w:t>&lt;BMX-VPN-GW-IP&gt;</w:t>
      </w:r>
      <w:r w:rsidR="00AA524F">
        <w:rPr>
          <w:i/>
        </w:rPr>
        <w:t xml:space="preserve"> </w:t>
      </w:r>
      <w:r w:rsidR="00E73718" w:rsidRPr="00E73718">
        <w:t>tunnel 1 remote prefix '</w:t>
      </w:r>
      <w:r w:rsidR="00542D04" w:rsidRPr="00AA524F">
        <w:rPr>
          <w:i/>
        </w:rPr>
        <w:t>&lt;BMX-</w:t>
      </w:r>
      <w:r w:rsidR="00542D04">
        <w:rPr>
          <w:i/>
        </w:rPr>
        <w:t>IC-Subnet</w:t>
      </w:r>
      <w:r w:rsidR="00542D04" w:rsidRPr="00AA524F">
        <w:rPr>
          <w:i/>
        </w:rPr>
        <w:t>&gt;</w:t>
      </w:r>
      <w:r w:rsidR="00E73718" w:rsidRPr="00E73718">
        <w:t>'</w:t>
      </w:r>
    </w:p>
    <w:p w14:paraId="4B64D738" w14:textId="15892BF8" w:rsidR="00E73718" w:rsidRDefault="000B157A" w:rsidP="00E73718">
      <w:r>
        <w:t xml:space="preserve">. </w:t>
      </w:r>
    </w:p>
    <w:p w14:paraId="55C81923" w14:textId="255B78F5" w:rsidR="0024671E" w:rsidRDefault="00392807" w:rsidP="0024671E">
      <w:pPr>
        <w:pStyle w:val="ListParagraph"/>
        <w:numPr>
          <w:ilvl w:val="0"/>
          <w:numId w:val="33"/>
        </w:numPr>
      </w:pPr>
      <w:r>
        <w:t>Commit and Save the configuration</w:t>
      </w:r>
    </w:p>
    <w:p w14:paraId="413C2300" w14:textId="77777777" w:rsidR="00392807" w:rsidRDefault="00392807" w:rsidP="00392807">
      <w:pPr>
        <w:pStyle w:val="code"/>
      </w:pPr>
      <w:r>
        <w:t># commit</w:t>
      </w:r>
    </w:p>
    <w:p w14:paraId="3B17823B" w14:textId="77777777" w:rsidR="00392807" w:rsidRPr="002D2506" w:rsidRDefault="00392807" w:rsidP="00392807">
      <w:pPr>
        <w:pStyle w:val="code"/>
      </w:pPr>
      <w:r>
        <w:t># save</w:t>
      </w:r>
    </w:p>
    <w:p w14:paraId="120D5AA7" w14:textId="77777777" w:rsidR="00392807" w:rsidRDefault="00392807" w:rsidP="00392807">
      <w:pPr>
        <w:pStyle w:val="ListParagraph"/>
      </w:pPr>
    </w:p>
    <w:p w14:paraId="655386E0" w14:textId="529228B1" w:rsidR="00AA0D43" w:rsidRDefault="000B157A" w:rsidP="00AA0D43">
      <w:pPr>
        <w:pStyle w:val="ListParagraph"/>
        <w:numPr>
          <w:ilvl w:val="0"/>
          <w:numId w:val="33"/>
        </w:numPr>
      </w:pPr>
      <w:r>
        <w:lastRenderedPageBreak/>
        <w:t xml:space="preserve">Go to </w:t>
      </w:r>
      <w:proofErr w:type="spellStart"/>
      <w:r>
        <w:t>SoftLayer</w:t>
      </w:r>
      <w:proofErr w:type="spellEnd"/>
      <w:r>
        <w:t xml:space="preserve"> portal, browse to Network &gt; Gateway Appliances. Click on the </w:t>
      </w:r>
      <w:proofErr w:type="spellStart"/>
      <w:r>
        <w:t>Vyatta</w:t>
      </w:r>
      <w:proofErr w:type="spellEnd"/>
      <w:r>
        <w:t xml:space="preserve"> Gateway configured for this setup to launch the Details page.</w:t>
      </w:r>
    </w:p>
    <w:p w14:paraId="14AE4F55" w14:textId="77777777" w:rsidR="000B157A" w:rsidRDefault="000B157A" w:rsidP="000B157A"/>
    <w:p w14:paraId="0679228D" w14:textId="18263CC6" w:rsidR="000B157A" w:rsidRDefault="000B157A" w:rsidP="000B157A">
      <w:pPr>
        <w:pStyle w:val="ListParagraph"/>
        <w:numPr>
          <w:ilvl w:val="0"/>
          <w:numId w:val="33"/>
        </w:numPr>
      </w:pPr>
      <w:r>
        <w:t xml:space="preserve">Under the </w:t>
      </w:r>
      <w:r>
        <w:rPr>
          <w:b/>
        </w:rPr>
        <w:t>Associate a VLAN</w:t>
      </w:r>
      <w:r>
        <w:t xml:space="preserve">, select the </w:t>
      </w:r>
      <w:r>
        <w:rPr>
          <w:b/>
        </w:rPr>
        <w:t>VLAN Number</w:t>
      </w:r>
      <w:r>
        <w:t xml:space="preserve"> saved from step-2 and click on </w:t>
      </w:r>
      <w:r>
        <w:rPr>
          <w:b/>
        </w:rPr>
        <w:t xml:space="preserve">Associate. </w:t>
      </w:r>
      <w:r>
        <w:t>The VLAN will be added to Associated VLANs.</w:t>
      </w:r>
    </w:p>
    <w:p w14:paraId="7AFB8655" w14:textId="77777777" w:rsidR="000B157A" w:rsidRDefault="000B157A" w:rsidP="000B157A"/>
    <w:p w14:paraId="2B446C4D" w14:textId="5863CB73" w:rsidR="000B157A" w:rsidRDefault="000B157A" w:rsidP="000B157A">
      <w:pPr>
        <w:pStyle w:val="ListParagraph"/>
        <w:numPr>
          <w:ilvl w:val="0"/>
          <w:numId w:val="33"/>
        </w:numPr>
      </w:pPr>
      <w:r>
        <w:t xml:space="preserve"> Under </w:t>
      </w:r>
      <w:r>
        <w:rPr>
          <w:b/>
        </w:rPr>
        <w:t xml:space="preserve">Associated VLANs </w:t>
      </w:r>
      <w:r>
        <w:t xml:space="preserve">select the VLAN that was just added. Click on </w:t>
      </w:r>
      <w:r>
        <w:rPr>
          <w:b/>
        </w:rPr>
        <w:t xml:space="preserve">Actions </w:t>
      </w:r>
      <w:r>
        <w:t xml:space="preserve">and select </w:t>
      </w:r>
      <w:r>
        <w:rPr>
          <w:b/>
        </w:rPr>
        <w:t>Route VLAN</w:t>
      </w:r>
      <w:r>
        <w:t>. Give it a few minutes for the configuration change to take effect.</w:t>
      </w:r>
    </w:p>
    <w:p w14:paraId="0780E0C2" w14:textId="77777777" w:rsidR="000B157A" w:rsidRDefault="000B157A" w:rsidP="000B157A"/>
    <w:p w14:paraId="6A4AF347" w14:textId="77777777" w:rsidR="000B157A" w:rsidRDefault="000B157A" w:rsidP="000B157A">
      <w:pPr>
        <w:pStyle w:val="ListParagraph"/>
      </w:pPr>
    </w:p>
    <w:p w14:paraId="0FEBD300" w14:textId="43C7F94B" w:rsidR="00392807" w:rsidRDefault="00392807" w:rsidP="00392807">
      <w:pPr>
        <w:pStyle w:val="Heading4"/>
      </w:pPr>
      <w:r>
        <w:t xml:space="preserve">Create Site Connection in IBM VPN Service in </w:t>
      </w:r>
      <w:proofErr w:type="spellStart"/>
      <w:r>
        <w:t>Bluemix</w:t>
      </w:r>
      <w:proofErr w:type="spellEnd"/>
    </w:p>
    <w:p w14:paraId="0E5CD096" w14:textId="49EAB9FF" w:rsidR="00D95A61" w:rsidRPr="00AA0D43" w:rsidRDefault="00AA0D43" w:rsidP="00AA0D43">
      <w:pPr>
        <w:pStyle w:val="ListParagraph"/>
        <w:numPr>
          <w:ilvl w:val="0"/>
          <w:numId w:val="34"/>
        </w:numPr>
      </w:pPr>
      <w:r w:rsidRPr="00AA0D43">
        <w:rPr>
          <w:color w:val="808080" w:themeColor="background1" w:themeShade="80"/>
        </w:rPr>
        <w:t xml:space="preserve">Go to </w:t>
      </w:r>
      <w:proofErr w:type="spellStart"/>
      <w:r w:rsidRPr="00AA0D43">
        <w:rPr>
          <w:color w:val="808080" w:themeColor="background1" w:themeShade="80"/>
        </w:rPr>
        <w:t>Bluemix</w:t>
      </w:r>
      <w:proofErr w:type="spellEnd"/>
      <w:r w:rsidRPr="00AA0D43">
        <w:rPr>
          <w:color w:val="808080" w:themeColor="background1" w:themeShade="80"/>
        </w:rPr>
        <w:t xml:space="preserve"> Dashboard. From list of services double-click on </w:t>
      </w:r>
      <w:r w:rsidRPr="00AA0D43">
        <w:rPr>
          <w:b/>
          <w:color w:val="808080" w:themeColor="background1" w:themeShade="80"/>
        </w:rPr>
        <w:t>My-</w:t>
      </w:r>
      <w:proofErr w:type="spellStart"/>
      <w:r w:rsidRPr="00AA0D43">
        <w:rPr>
          <w:b/>
          <w:color w:val="808080" w:themeColor="background1" w:themeShade="80"/>
        </w:rPr>
        <w:t>VPNService</w:t>
      </w:r>
      <w:proofErr w:type="spellEnd"/>
      <w:r w:rsidRPr="00AA0D43">
        <w:rPr>
          <w:color w:val="808080" w:themeColor="background1" w:themeShade="80"/>
        </w:rPr>
        <w:t xml:space="preserve"> service to launch the IBM Virtual Private Network dashboard.</w:t>
      </w:r>
    </w:p>
    <w:p w14:paraId="6973934C" w14:textId="77777777" w:rsidR="00AA0D43" w:rsidRDefault="00AA0D43" w:rsidP="00AA0D43"/>
    <w:p w14:paraId="58F90A2C" w14:textId="61868087" w:rsidR="00AA0D43" w:rsidRDefault="00AA0D43" w:rsidP="00AA0D43">
      <w:pPr>
        <w:pStyle w:val="ListParagraph"/>
        <w:numPr>
          <w:ilvl w:val="0"/>
          <w:numId w:val="34"/>
        </w:numPr>
      </w:pPr>
      <w:r>
        <w:t xml:space="preserve">Click on </w:t>
      </w:r>
      <w:r>
        <w:rPr>
          <w:b/>
        </w:rPr>
        <w:t>Create Connection</w:t>
      </w:r>
      <w:r>
        <w:t xml:space="preserve"> to create a new site to site connection with the </w:t>
      </w:r>
      <w:proofErr w:type="spellStart"/>
      <w:r>
        <w:t>Vyatta</w:t>
      </w:r>
      <w:proofErr w:type="spellEnd"/>
      <w:r>
        <w:t xml:space="preserve"> Gateway in </w:t>
      </w:r>
      <w:proofErr w:type="spellStart"/>
      <w:r>
        <w:t>SoftLayer</w:t>
      </w:r>
      <w:proofErr w:type="spellEnd"/>
      <w:r w:rsidR="000F26A3">
        <w:t>. Use following values to create a new connection. Accept defaults for other input fields.</w:t>
      </w:r>
    </w:p>
    <w:p w14:paraId="07D9E3D7" w14:textId="77777777" w:rsidR="000B157A" w:rsidRDefault="000B157A" w:rsidP="000B157A"/>
    <w:tbl>
      <w:tblPr>
        <w:tblStyle w:val="TableGrid"/>
        <w:tblW w:w="0" w:type="auto"/>
        <w:tblInd w:w="720" w:type="dxa"/>
        <w:tblLook w:val="04A0" w:firstRow="1" w:lastRow="0" w:firstColumn="1" w:lastColumn="0" w:noHBand="0" w:noVBand="1"/>
      </w:tblPr>
      <w:tblGrid>
        <w:gridCol w:w="3078"/>
        <w:gridCol w:w="4680"/>
      </w:tblGrid>
      <w:tr w:rsidR="000F26A3" w14:paraId="09A8CA1B" w14:textId="77777777" w:rsidTr="000F26A3">
        <w:tc>
          <w:tcPr>
            <w:tcW w:w="3078" w:type="dxa"/>
          </w:tcPr>
          <w:p w14:paraId="036CECCA" w14:textId="4F16FD27" w:rsidR="000B157A" w:rsidRDefault="000B157A" w:rsidP="000B157A">
            <w:pPr>
              <w:pStyle w:val="ListParagraph"/>
              <w:ind w:left="0"/>
            </w:pPr>
            <w:proofErr w:type="spellStart"/>
            <w:r>
              <w:t>Preshared</w:t>
            </w:r>
            <w:proofErr w:type="spellEnd"/>
            <w:r>
              <w:t xml:space="preserve"> Key String</w:t>
            </w:r>
          </w:p>
        </w:tc>
        <w:tc>
          <w:tcPr>
            <w:tcW w:w="4680" w:type="dxa"/>
          </w:tcPr>
          <w:p w14:paraId="04C4B6E3" w14:textId="4539E5E8" w:rsidR="000B157A" w:rsidRDefault="000B157A" w:rsidP="000B157A">
            <w:pPr>
              <w:pStyle w:val="ListParagraph"/>
              <w:ind w:left="0"/>
            </w:pPr>
            <w:proofErr w:type="spellStart"/>
            <w:r w:rsidRPr="00E73718">
              <w:t>sharedsecretstring</w:t>
            </w:r>
            <w:proofErr w:type="spellEnd"/>
          </w:p>
        </w:tc>
      </w:tr>
      <w:tr w:rsidR="000F26A3" w14:paraId="06273146" w14:textId="77777777" w:rsidTr="000F26A3">
        <w:tc>
          <w:tcPr>
            <w:tcW w:w="3078" w:type="dxa"/>
          </w:tcPr>
          <w:p w14:paraId="2B5E24A8" w14:textId="5935D6E9" w:rsidR="000B157A" w:rsidRDefault="000B157A" w:rsidP="000B157A">
            <w:pPr>
              <w:pStyle w:val="ListParagraph"/>
              <w:ind w:left="0"/>
            </w:pPr>
            <w:r>
              <w:t>Customer Gateway IP</w:t>
            </w:r>
          </w:p>
        </w:tc>
        <w:tc>
          <w:tcPr>
            <w:tcW w:w="4680" w:type="dxa"/>
          </w:tcPr>
          <w:p w14:paraId="55B1195F" w14:textId="0ABA13D9" w:rsidR="000B157A" w:rsidRDefault="000B157A" w:rsidP="000B157A">
            <w:pPr>
              <w:pStyle w:val="ListParagraph"/>
              <w:ind w:left="0"/>
            </w:pPr>
            <w:r>
              <w:t>&lt;</w:t>
            </w:r>
            <w:proofErr w:type="spellStart"/>
            <w:r>
              <w:t>Vyatta</w:t>
            </w:r>
            <w:proofErr w:type="spellEnd"/>
            <w:r>
              <w:t>-Public-Address&gt;</w:t>
            </w:r>
          </w:p>
        </w:tc>
      </w:tr>
      <w:tr w:rsidR="000F26A3" w14:paraId="068A2461" w14:textId="77777777" w:rsidTr="000F26A3">
        <w:tc>
          <w:tcPr>
            <w:tcW w:w="3078" w:type="dxa"/>
          </w:tcPr>
          <w:p w14:paraId="289A0327" w14:textId="1F98144C" w:rsidR="000B157A" w:rsidRDefault="000B157A" w:rsidP="000B157A">
            <w:pPr>
              <w:pStyle w:val="ListParagraph"/>
              <w:ind w:left="0"/>
            </w:pPr>
            <w:r>
              <w:t>Customer Subnet</w:t>
            </w:r>
          </w:p>
        </w:tc>
        <w:tc>
          <w:tcPr>
            <w:tcW w:w="4680" w:type="dxa"/>
          </w:tcPr>
          <w:p w14:paraId="3777B5E7" w14:textId="653C9DCF" w:rsidR="000B157A" w:rsidRDefault="000F26A3" w:rsidP="000B157A">
            <w:pPr>
              <w:pStyle w:val="ListParagraph"/>
              <w:ind w:left="0"/>
            </w:pPr>
            <w:r>
              <w:t xml:space="preserve">&lt;Local-Subnet&gt; in </w:t>
            </w:r>
            <w:proofErr w:type="spellStart"/>
            <w:r>
              <w:t>Vyatta</w:t>
            </w:r>
            <w:proofErr w:type="spellEnd"/>
            <w:r>
              <w:t xml:space="preserve"> Configuration</w:t>
            </w:r>
          </w:p>
        </w:tc>
      </w:tr>
    </w:tbl>
    <w:p w14:paraId="58AC14F9" w14:textId="77777777" w:rsidR="000B157A" w:rsidRPr="00D95A61" w:rsidRDefault="000B157A" w:rsidP="000B157A">
      <w:pPr>
        <w:pStyle w:val="ListParagraph"/>
      </w:pPr>
    </w:p>
    <w:p w14:paraId="5E69D37A" w14:textId="77777777" w:rsidR="003940F9" w:rsidRPr="003940F9" w:rsidRDefault="000F26A3" w:rsidP="003940F9">
      <w:pPr>
        <w:pStyle w:val="ListParagraph"/>
        <w:numPr>
          <w:ilvl w:val="0"/>
          <w:numId w:val="34"/>
        </w:numPr>
      </w:pPr>
      <w:r>
        <w:t xml:space="preserve">Connection should be created with Status </w:t>
      </w:r>
      <w:r>
        <w:rPr>
          <w:b/>
        </w:rPr>
        <w:t>ACTIVE.</w:t>
      </w:r>
    </w:p>
    <w:p w14:paraId="44CD2A3D" w14:textId="77777777" w:rsidR="003940F9" w:rsidRPr="003940F9" w:rsidRDefault="003940F9" w:rsidP="003940F9">
      <w:pPr>
        <w:pStyle w:val="ListParagraph"/>
      </w:pPr>
    </w:p>
    <w:p w14:paraId="3D02A172" w14:textId="06802C93" w:rsidR="00EB20DF" w:rsidRDefault="003940F9" w:rsidP="003940F9">
      <w:pPr>
        <w:pStyle w:val="Heading4"/>
      </w:pPr>
      <w:r>
        <w:t>Verify VPN Connection</w:t>
      </w:r>
    </w:p>
    <w:p w14:paraId="7E3AC39D" w14:textId="1F74D4DA" w:rsidR="003940F9" w:rsidRDefault="003940F9" w:rsidP="003940F9">
      <w:pPr>
        <w:pStyle w:val="ListParagraph"/>
        <w:numPr>
          <w:ilvl w:val="0"/>
          <w:numId w:val="37"/>
        </w:numPr>
      </w:pPr>
      <w:r>
        <w:t xml:space="preserve">Ping from Order </w:t>
      </w:r>
      <w:proofErr w:type="spellStart"/>
      <w:r>
        <w:t>Microservice</w:t>
      </w:r>
      <w:proofErr w:type="spellEnd"/>
      <w:r>
        <w:t xml:space="preserve"> container to MySQL DB server in </w:t>
      </w:r>
      <w:proofErr w:type="spellStart"/>
      <w:r>
        <w:t>SoftLayer</w:t>
      </w:r>
      <w:proofErr w:type="spellEnd"/>
      <w:r>
        <w:t>.</w:t>
      </w:r>
    </w:p>
    <w:p w14:paraId="6475B0DF" w14:textId="03A5CC42" w:rsidR="003940F9" w:rsidRDefault="003940F9" w:rsidP="003940F9">
      <w:pPr>
        <w:pStyle w:val="code"/>
      </w:pPr>
      <w:r>
        <w:t xml:space="preserve"># </w:t>
      </w:r>
      <w:proofErr w:type="spellStart"/>
      <w:r>
        <w:t>cf</w:t>
      </w:r>
      <w:proofErr w:type="spellEnd"/>
      <w:r>
        <w:t xml:space="preserve"> </w:t>
      </w:r>
      <w:proofErr w:type="spellStart"/>
      <w:r>
        <w:t>ic</w:t>
      </w:r>
      <w:proofErr w:type="spellEnd"/>
      <w:r>
        <w:t xml:space="preserve"> login</w:t>
      </w:r>
    </w:p>
    <w:p w14:paraId="1BED8F79" w14:textId="6143E9D2" w:rsidR="003940F9" w:rsidRDefault="003940F9" w:rsidP="003940F9">
      <w:pPr>
        <w:pStyle w:val="code"/>
      </w:pPr>
      <w:r>
        <w:t xml:space="preserve"># </w:t>
      </w:r>
      <w:proofErr w:type="spellStart"/>
      <w:r>
        <w:t>cf</w:t>
      </w:r>
      <w:proofErr w:type="spellEnd"/>
      <w:r>
        <w:t xml:space="preserve"> </w:t>
      </w:r>
      <w:proofErr w:type="spellStart"/>
      <w:r>
        <w:t>ic</w:t>
      </w:r>
      <w:proofErr w:type="spellEnd"/>
      <w:r>
        <w:t xml:space="preserve"> </w:t>
      </w:r>
      <w:proofErr w:type="spellStart"/>
      <w:r>
        <w:t>ps</w:t>
      </w:r>
      <w:proofErr w:type="spellEnd"/>
      <w:r>
        <w:t xml:space="preserve"> exec –it &lt;container-id&gt; ping </w:t>
      </w:r>
      <w:r w:rsidR="00CD3EA4">
        <w:t xml:space="preserve">–t3 </w:t>
      </w:r>
      <w:r>
        <w:t>&lt;MySQL-Private-IP-Address&gt;</w:t>
      </w:r>
    </w:p>
    <w:p w14:paraId="60166897" w14:textId="77777777" w:rsidR="003940F9" w:rsidRDefault="003940F9" w:rsidP="003940F9">
      <w:pPr>
        <w:pStyle w:val="code"/>
      </w:pPr>
    </w:p>
    <w:p w14:paraId="5ACFD277" w14:textId="6FF43036" w:rsidR="00CD3EA4" w:rsidRDefault="00CD3EA4" w:rsidP="00CD3EA4">
      <w:pPr>
        <w:pStyle w:val="ListParagraph"/>
        <w:numPr>
          <w:ilvl w:val="0"/>
          <w:numId w:val="37"/>
        </w:numPr>
      </w:pPr>
      <w:r>
        <w:t xml:space="preserve">Get IP Address of Orders </w:t>
      </w:r>
      <w:proofErr w:type="spellStart"/>
      <w:r>
        <w:t>Microservice</w:t>
      </w:r>
      <w:proofErr w:type="spellEnd"/>
      <w:r>
        <w:t xml:space="preserve"> container</w:t>
      </w:r>
    </w:p>
    <w:p w14:paraId="71CA10D2" w14:textId="4822DE20" w:rsidR="00CD3EA4" w:rsidRDefault="00CD3EA4" w:rsidP="00CD3EA4">
      <w:pPr>
        <w:pStyle w:val="code"/>
      </w:pPr>
      <w:r w:rsidRPr="00CD3EA4">
        <w:t xml:space="preserve"># </w:t>
      </w:r>
      <w:proofErr w:type="spellStart"/>
      <w:r w:rsidRPr="00CD3EA4">
        <w:t>cf</w:t>
      </w:r>
      <w:proofErr w:type="spellEnd"/>
      <w:r w:rsidRPr="00CD3EA4">
        <w:t xml:space="preserve"> </w:t>
      </w:r>
      <w:proofErr w:type="spellStart"/>
      <w:r w:rsidRPr="00CD3EA4">
        <w:t>ic</w:t>
      </w:r>
      <w:proofErr w:type="spellEnd"/>
      <w:r w:rsidRPr="00CD3EA4">
        <w:t xml:space="preserve"> inspect 547c6d9e-3b8 | grep -m1 </w:t>
      </w:r>
      <w:proofErr w:type="spellStart"/>
      <w:r w:rsidRPr="00CD3EA4">
        <w:t>IPAddress</w:t>
      </w:r>
      <w:proofErr w:type="spellEnd"/>
    </w:p>
    <w:p w14:paraId="3AD08396" w14:textId="77777777" w:rsidR="003940F9" w:rsidRDefault="003940F9" w:rsidP="003940F9">
      <w:pPr>
        <w:pStyle w:val="code"/>
      </w:pPr>
    </w:p>
    <w:p w14:paraId="6C54DB25" w14:textId="3864DEC4" w:rsidR="003940F9" w:rsidRDefault="003940F9" w:rsidP="003940F9">
      <w:pPr>
        <w:pStyle w:val="ListParagraph"/>
        <w:numPr>
          <w:ilvl w:val="0"/>
          <w:numId w:val="37"/>
        </w:numPr>
      </w:pPr>
      <w:r>
        <w:t xml:space="preserve">Log into MySQL server and ping to Orders </w:t>
      </w:r>
      <w:proofErr w:type="spellStart"/>
      <w:r>
        <w:t>Microservice</w:t>
      </w:r>
      <w:proofErr w:type="spellEnd"/>
      <w:r>
        <w:t xml:space="preserve"> container in </w:t>
      </w:r>
      <w:proofErr w:type="spellStart"/>
      <w:r>
        <w:t>Bluemix</w:t>
      </w:r>
      <w:proofErr w:type="spellEnd"/>
      <w:r>
        <w:t>.</w:t>
      </w:r>
    </w:p>
    <w:p w14:paraId="68E20252" w14:textId="628D5C9D" w:rsidR="00CD3EA4" w:rsidRDefault="00CD3EA4" w:rsidP="00CD3EA4">
      <w:pPr>
        <w:pStyle w:val="code"/>
      </w:pPr>
      <w:r>
        <w:t># ping –t3 &lt;IP-Address-of-Container&gt;</w:t>
      </w:r>
    </w:p>
    <w:p w14:paraId="170CD67E" w14:textId="77777777" w:rsidR="00CD3EA4" w:rsidRDefault="00CD3EA4" w:rsidP="00CD3EA4">
      <w:pPr>
        <w:pStyle w:val="code"/>
      </w:pPr>
    </w:p>
    <w:p w14:paraId="36BD2F13" w14:textId="77777777" w:rsidR="00CD3EA4" w:rsidRDefault="00CD3EA4" w:rsidP="00CD3EA4">
      <w:pPr>
        <w:pStyle w:val="Heading4"/>
      </w:pPr>
      <w:r w:rsidRPr="00CD3EA4">
        <w:rPr>
          <w:highlight w:val="yellow"/>
        </w:rPr>
        <w:t xml:space="preserve">Update </w:t>
      </w:r>
      <w:proofErr w:type="spellStart"/>
      <w:r w:rsidRPr="00CD3EA4">
        <w:rPr>
          <w:highlight w:val="yellow"/>
        </w:rPr>
        <w:t>DataSource</w:t>
      </w:r>
      <w:proofErr w:type="spellEnd"/>
      <w:r w:rsidRPr="00CD3EA4">
        <w:rPr>
          <w:highlight w:val="yellow"/>
        </w:rPr>
        <w:t xml:space="preserve"> Information in Orders application</w:t>
      </w:r>
      <w:r>
        <w:t xml:space="preserve"> </w:t>
      </w:r>
    </w:p>
    <w:p w14:paraId="6426DFC1" w14:textId="12C3B290" w:rsidR="00CD3EA4" w:rsidRPr="00CD3EA4" w:rsidRDefault="00CD3EA4" w:rsidP="00CD3EA4">
      <w:pPr>
        <w:rPr>
          <w:b/>
          <w:color w:val="FF0000"/>
        </w:rPr>
      </w:pPr>
      <w:r w:rsidRPr="00CD3EA4">
        <w:rPr>
          <w:b/>
          <w:color w:val="FF0000"/>
          <w:highlight w:val="yellow"/>
        </w:rPr>
        <w:t xml:space="preserve">TBD </w:t>
      </w:r>
      <w:proofErr w:type="spellStart"/>
      <w:r w:rsidRPr="00CD3EA4">
        <w:rPr>
          <w:b/>
          <w:color w:val="FF0000"/>
          <w:highlight w:val="yellow"/>
        </w:rPr>
        <w:t>Arcangelo</w:t>
      </w:r>
      <w:proofErr w:type="spellEnd"/>
    </w:p>
    <w:p w14:paraId="0EBDE500" w14:textId="77777777" w:rsidR="00646AD9" w:rsidRPr="00646AD9" w:rsidRDefault="00646AD9" w:rsidP="00646AD9">
      <w:pPr>
        <w:ind w:left="360"/>
        <w:rPr>
          <w:b/>
        </w:rPr>
      </w:pPr>
    </w:p>
    <w:p w14:paraId="28F8685C" w14:textId="5E8ECE53" w:rsidR="007B2A4C" w:rsidRDefault="007B2A4C" w:rsidP="00EC1957">
      <w:pPr>
        <w:pStyle w:val="Heading2"/>
      </w:pPr>
      <w:r w:rsidRPr="007B2A4C">
        <w:t>Manage your application</w:t>
      </w:r>
      <w:r w:rsidR="00B02DBF">
        <w:t>/solution</w:t>
      </w:r>
    </w:p>
    <w:p w14:paraId="0422C677" w14:textId="77777777" w:rsidR="00BE3EF7" w:rsidRDefault="00BE3EF7">
      <w:pPr>
        <w:rPr>
          <w:color w:val="808080" w:themeColor="background1" w:themeShade="80"/>
        </w:rPr>
      </w:pPr>
    </w:p>
    <w:p w14:paraId="5CC85202" w14:textId="6F69D48A" w:rsidR="00BE3EF7" w:rsidRPr="00EB20DF" w:rsidRDefault="00BE3EF7" w:rsidP="00BE3EF7">
      <w:pPr>
        <w:rPr>
          <w:color w:val="808080" w:themeColor="background1" w:themeShade="80"/>
        </w:rPr>
      </w:pPr>
      <w:r>
        <w:rPr>
          <w:color w:val="808080" w:themeColor="background1" w:themeShade="80"/>
        </w:rPr>
        <w:t xml:space="preserve">The table below gives you some indications about which solution we recommend considering different aspects </w:t>
      </w:r>
    </w:p>
    <w:p w14:paraId="0BFF0699" w14:textId="50C5F0DE" w:rsidR="00EB20DF" w:rsidRPr="00EB20DF" w:rsidRDefault="00EB20DF">
      <w:pPr>
        <w:rPr>
          <w:color w:val="808080" w:themeColor="background1" w:themeShade="80"/>
        </w:rPr>
      </w:pPr>
    </w:p>
    <w:p w14:paraId="51ACD653" w14:textId="77777777" w:rsidR="00EB20DF" w:rsidRDefault="00EB20DF">
      <w:pPr>
        <w:rPr>
          <w:b/>
        </w:rPr>
      </w:pPr>
    </w:p>
    <w:tbl>
      <w:tblPr>
        <w:tblStyle w:val="GridTable41"/>
        <w:tblW w:w="10094" w:type="dxa"/>
        <w:tblLook w:val="04A0" w:firstRow="1" w:lastRow="0" w:firstColumn="1" w:lastColumn="0" w:noHBand="0" w:noVBand="1"/>
      </w:tblPr>
      <w:tblGrid>
        <w:gridCol w:w="2523"/>
        <w:gridCol w:w="2524"/>
        <w:gridCol w:w="2523"/>
        <w:gridCol w:w="2524"/>
      </w:tblGrid>
      <w:tr w:rsidR="00BE3EF7" w14:paraId="4E83AD2D" w14:textId="77777777" w:rsidTr="00C364EA">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523" w:type="dxa"/>
          </w:tcPr>
          <w:p w14:paraId="01B24F11" w14:textId="77777777" w:rsidR="00BE3EF7" w:rsidRDefault="00BE3EF7" w:rsidP="00C364EA"/>
        </w:tc>
        <w:tc>
          <w:tcPr>
            <w:tcW w:w="2524" w:type="dxa"/>
          </w:tcPr>
          <w:p w14:paraId="308FE850" w14:textId="77777777" w:rsidR="00BE3EF7" w:rsidRDefault="00BE3EF7" w:rsidP="00C364EA">
            <w:pPr>
              <w:cnfStyle w:val="100000000000" w:firstRow="1" w:lastRow="0" w:firstColumn="0" w:lastColumn="0" w:oddVBand="0" w:evenVBand="0" w:oddHBand="0" w:evenHBand="0" w:firstRowFirstColumn="0" w:firstRowLastColumn="0" w:lastRowFirstColumn="0" w:lastRowLastColumn="0"/>
            </w:pPr>
            <w:r>
              <w:t>Secure Gateway</w:t>
            </w:r>
          </w:p>
        </w:tc>
        <w:tc>
          <w:tcPr>
            <w:tcW w:w="2523" w:type="dxa"/>
          </w:tcPr>
          <w:p w14:paraId="1BD01431" w14:textId="77777777" w:rsidR="00BE3EF7" w:rsidRDefault="00BE3EF7" w:rsidP="00C364EA">
            <w:pPr>
              <w:cnfStyle w:val="100000000000" w:firstRow="1" w:lastRow="0" w:firstColumn="0" w:lastColumn="0" w:oddVBand="0" w:evenVBand="0" w:oddHBand="0" w:evenHBand="0" w:firstRowFirstColumn="0" w:firstRowLastColumn="0" w:lastRowFirstColumn="0" w:lastRowLastColumn="0"/>
            </w:pPr>
            <w:r>
              <w:t>VPN</w:t>
            </w:r>
          </w:p>
        </w:tc>
        <w:tc>
          <w:tcPr>
            <w:tcW w:w="2524" w:type="dxa"/>
          </w:tcPr>
          <w:p w14:paraId="18A35F17" w14:textId="77777777" w:rsidR="00BE3EF7" w:rsidRDefault="00BE3EF7" w:rsidP="00C364EA">
            <w:pPr>
              <w:cnfStyle w:val="100000000000" w:firstRow="1" w:lastRow="0" w:firstColumn="0" w:lastColumn="0" w:oddVBand="0" w:evenVBand="0" w:oddHBand="0" w:evenHBand="0" w:firstRowFirstColumn="0" w:firstRowLastColumn="0" w:lastRowFirstColumn="0" w:lastRowLastColumn="0"/>
            </w:pPr>
            <w:r>
              <w:t>Direct Link</w:t>
            </w:r>
          </w:p>
        </w:tc>
      </w:tr>
      <w:tr w:rsidR="00BE3EF7" w14:paraId="7A2CD6C4" w14:textId="77777777" w:rsidTr="00BE3EF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523" w:type="dxa"/>
          </w:tcPr>
          <w:p w14:paraId="2C977D8D" w14:textId="77777777" w:rsidR="00BE3EF7" w:rsidRDefault="00BE3EF7" w:rsidP="00C364EA">
            <w:r>
              <w:t>Performance</w:t>
            </w:r>
          </w:p>
        </w:tc>
        <w:tc>
          <w:tcPr>
            <w:tcW w:w="2524" w:type="dxa"/>
          </w:tcPr>
          <w:p w14:paraId="4AB85AC5" w14:textId="107FE42A" w:rsidR="00BE3EF7" w:rsidRDefault="00BE3EF7" w:rsidP="00BE3EF7">
            <w:pPr>
              <w:cnfStyle w:val="000000100000" w:firstRow="0" w:lastRow="0" w:firstColumn="0" w:lastColumn="0" w:oddVBand="0" w:evenVBand="0" w:oddHBand="1" w:evenHBand="0" w:firstRowFirstColumn="0" w:firstRowLastColumn="0" w:lastRowFirstColumn="0" w:lastRowLastColumn="0"/>
            </w:pPr>
            <w:r>
              <w:t>Up to 50 transactions per second</w:t>
            </w:r>
          </w:p>
        </w:tc>
        <w:tc>
          <w:tcPr>
            <w:tcW w:w="2523" w:type="dxa"/>
          </w:tcPr>
          <w:p w14:paraId="1D7F1B86" w14:textId="35099041" w:rsidR="00BE3EF7" w:rsidRDefault="00BE3EF7" w:rsidP="00C364EA">
            <w:pPr>
              <w:cnfStyle w:val="000000100000" w:firstRow="0" w:lastRow="0" w:firstColumn="0" w:lastColumn="0" w:oddVBand="0" w:evenVBand="0" w:oddHBand="1" w:evenHBand="0" w:firstRowFirstColumn="0" w:firstRowLastColumn="0" w:lastRowFirstColumn="0" w:lastRowLastColumn="0"/>
            </w:pPr>
            <w:r>
              <w:t>Up to 1000 transactions per second</w:t>
            </w:r>
          </w:p>
        </w:tc>
        <w:tc>
          <w:tcPr>
            <w:tcW w:w="2524" w:type="dxa"/>
          </w:tcPr>
          <w:p w14:paraId="304FA2FF" w14:textId="0D94BB72" w:rsidR="00BE3EF7" w:rsidRDefault="00BE3EF7" w:rsidP="00C364EA">
            <w:pPr>
              <w:cnfStyle w:val="000000100000" w:firstRow="0" w:lastRow="0" w:firstColumn="0" w:lastColumn="0" w:oddVBand="0" w:evenVBand="0" w:oddHBand="1" w:evenHBand="0" w:firstRowFirstColumn="0" w:firstRowLastColumn="0" w:lastRowFirstColumn="0" w:lastRowLastColumn="0"/>
            </w:pPr>
            <w:r>
              <w:t>Above 1000 transaction per second</w:t>
            </w:r>
          </w:p>
        </w:tc>
      </w:tr>
      <w:tr w:rsidR="00BE3EF7" w14:paraId="7051F37F" w14:textId="77777777" w:rsidTr="00BE3EF7">
        <w:trPr>
          <w:trHeight w:val="305"/>
        </w:trPr>
        <w:tc>
          <w:tcPr>
            <w:cnfStyle w:val="001000000000" w:firstRow="0" w:lastRow="0" w:firstColumn="1" w:lastColumn="0" w:oddVBand="0" w:evenVBand="0" w:oddHBand="0" w:evenHBand="0" w:firstRowFirstColumn="0" w:firstRowLastColumn="0" w:lastRowFirstColumn="0" w:lastRowLastColumn="0"/>
            <w:tcW w:w="2523" w:type="dxa"/>
          </w:tcPr>
          <w:p w14:paraId="25381E02" w14:textId="77777777" w:rsidR="00BE3EF7" w:rsidRDefault="00BE3EF7" w:rsidP="00C364EA">
            <w:r>
              <w:t>Reliability</w:t>
            </w:r>
          </w:p>
        </w:tc>
        <w:tc>
          <w:tcPr>
            <w:tcW w:w="2524" w:type="dxa"/>
          </w:tcPr>
          <w:p w14:paraId="74E3EF7E" w14:textId="5E7ACC81" w:rsidR="00BE3EF7" w:rsidRDefault="00BE3EF7" w:rsidP="00C364EA">
            <w:pPr>
              <w:cnfStyle w:val="000000000000" w:firstRow="0" w:lastRow="0" w:firstColumn="0" w:lastColumn="0" w:oddVBand="0" w:evenVBand="0" w:oddHBand="0" w:evenHBand="0" w:firstRowFirstColumn="0" w:firstRowLastColumn="0" w:lastRowFirstColumn="0" w:lastRowLastColumn="0"/>
            </w:pPr>
            <w:r>
              <w:t>Poor</w:t>
            </w:r>
          </w:p>
        </w:tc>
        <w:tc>
          <w:tcPr>
            <w:tcW w:w="2523" w:type="dxa"/>
          </w:tcPr>
          <w:p w14:paraId="67679A86" w14:textId="4CA0944A" w:rsidR="00BE3EF7" w:rsidRDefault="00BE3EF7" w:rsidP="00C364EA">
            <w:pPr>
              <w:cnfStyle w:val="000000000000" w:firstRow="0" w:lastRow="0" w:firstColumn="0" w:lastColumn="0" w:oddVBand="0" w:evenVBand="0" w:oddHBand="0" w:evenHBand="0" w:firstRowFirstColumn="0" w:firstRowLastColumn="0" w:lastRowFirstColumn="0" w:lastRowLastColumn="0"/>
            </w:pPr>
            <w:r>
              <w:t>Poor</w:t>
            </w:r>
          </w:p>
        </w:tc>
        <w:tc>
          <w:tcPr>
            <w:tcW w:w="2524" w:type="dxa"/>
          </w:tcPr>
          <w:p w14:paraId="0C9FFA4C" w14:textId="31E60993" w:rsidR="00BE3EF7" w:rsidRDefault="00BE3EF7" w:rsidP="00C364EA">
            <w:pPr>
              <w:cnfStyle w:val="000000000000" w:firstRow="0" w:lastRow="0" w:firstColumn="0" w:lastColumn="0" w:oddVBand="0" w:evenVBand="0" w:oddHBand="0" w:evenHBand="0" w:firstRowFirstColumn="0" w:firstRowLastColumn="0" w:lastRowFirstColumn="0" w:lastRowLastColumn="0"/>
            </w:pPr>
            <w:r>
              <w:t>High</w:t>
            </w:r>
          </w:p>
        </w:tc>
      </w:tr>
      <w:tr w:rsidR="00BE3EF7" w14:paraId="56238AA5" w14:textId="77777777" w:rsidTr="00BE3EF7">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23" w:type="dxa"/>
          </w:tcPr>
          <w:p w14:paraId="12F750B1" w14:textId="77777777" w:rsidR="00BE3EF7" w:rsidRDefault="00BE3EF7" w:rsidP="00C364EA">
            <w:r>
              <w:t>Costs</w:t>
            </w:r>
          </w:p>
        </w:tc>
        <w:tc>
          <w:tcPr>
            <w:tcW w:w="2524" w:type="dxa"/>
          </w:tcPr>
          <w:p w14:paraId="34DF4C06" w14:textId="1685A37A" w:rsidR="00BE3EF7" w:rsidRDefault="00BE3EF7" w:rsidP="00C364EA">
            <w:pPr>
              <w:cnfStyle w:val="000000100000" w:firstRow="0" w:lastRow="0" w:firstColumn="0" w:lastColumn="0" w:oddVBand="0" w:evenVBand="0" w:oddHBand="1" w:evenHBand="0" w:firstRowFirstColumn="0" w:firstRowLastColumn="0" w:lastRowFirstColumn="0" w:lastRowLastColumn="0"/>
            </w:pPr>
            <w:r>
              <w:t>Very Cheap</w:t>
            </w:r>
          </w:p>
        </w:tc>
        <w:tc>
          <w:tcPr>
            <w:tcW w:w="2523" w:type="dxa"/>
          </w:tcPr>
          <w:p w14:paraId="75746515" w14:textId="655F8655" w:rsidR="00BE3EF7" w:rsidRDefault="00BE3EF7" w:rsidP="00C364EA">
            <w:pPr>
              <w:cnfStyle w:val="000000100000" w:firstRow="0" w:lastRow="0" w:firstColumn="0" w:lastColumn="0" w:oddVBand="0" w:evenVBand="0" w:oddHBand="1" w:evenHBand="0" w:firstRowFirstColumn="0" w:firstRowLastColumn="0" w:lastRowFirstColumn="0" w:lastRowLastColumn="0"/>
            </w:pPr>
            <w:r>
              <w:t>Cheap</w:t>
            </w:r>
          </w:p>
        </w:tc>
        <w:tc>
          <w:tcPr>
            <w:tcW w:w="2524" w:type="dxa"/>
          </w:tcPr>
          <w:p w14:paraId="0D56CDD8" w14:textId="5CD8FCA3" w:rsidR="00BE3EF7" w:rsidRDefault="00BE3EF7" w:rsidP="00C364EA">
            <w:pPr>
              <w:cnfStyle w:val="000000100000" w:firstRow="0" w:lastRow="0" w:firstColumn="0" w:lastColumn="0" w:oddVBand="0" w:evenVBand="0" w:oddHBand="1" w:evenHBand="0" w:firstRowFirstColumn="0" w:firstRowLastColumn="0" w:lastRowFirstColumn="0" w:lastRowLastColumn="0"/>
            </w:pPr>
            <w:r>
              <w:t>Expensive</w:t>
            </w:r>
          </w:p>
        </w:tc>
      </w:tr>
      <w:tr w:rsidR="00BE3EF7" w14:paraId="7730436A" w14:textId="77777777" w:rsidTr="00C364EA">
        <w:trPr>
          <w:trHeight w:val="224"/>
        </w:trPr>
        <w:tc>
          <w:tcPr>
            <w:cnfStyle w:val="001000000000" w:firstRow="0" w:lastRow="0" w:firstColumn="1" w:lastColumn="0" w:oddVBand="0" w:evenVBand="0" w:oddHBand="0" w:evenHBand="0" w:firstRowFirstColumn="0" w:firstRowLastColumn="0" w:lastRowFirstColumn="0" w:lastRowLastColumn="0"/>
            <w:tcW w:w="2523" w:type="dxa"/>
          </w:tcPr>
          <w:p w14:paraId="2C8AB81B" w14:textId="77777777" w:rsidR="00BE3EF7" w:rsidRDefault="00BE3EF7" w:rsidP="00C364EA">
            <w:r>
              <w:t>Time to Setup</w:t>
            </w:r>
          </w:p>
        </w:tc>
        <w:tc>
          <w:tcPr>
            <w:tcW w:w="2524" w:type="dxa"/>
          </w:tcPr>
          <w:p w14:paraId="60C5A751" w14:textId="79F2B507" w:rsidR="00BE3EF7" w:rsidRDefault="00BE3EF7" w:rsidP="00C364EA">
            <w:pPr>
              <w:cnfStyle w:val="000000000000" w:firstRow="0" w:lastRow="0" w:firstColumn="0" w:lastColumn="0" w:oddVBand="0" w:evenVBand="0" w:oddHBand="0" w:evenHBand="0" w:firstRowFirstColumn="0" w:firstRowLastColumn="0" w:lastRowFirstColumn="0" w:lastRowLastColumn="0"/>
            </w:pPr>
            <w:r>
              <w:t>Less than 1 h</w:t>
            </w:r>
          </w:p>
        </w:tc>
        <w:tc>
          <w:tcPr>
            <w:tcW w:w="2523" w:type="dxa"/>
          </w:tcPr>
          <w:p w14:paraId="19B0C185" w14:textId="7E0957E5" w:rsidR="00BE3EF7" w:rsidRDefault="00BE3EF7" w:rsidP="00C364EA">
            <w:pPr>
              <w:cnfStyle w:val="000000000000" w:firstRow="0" w:lastRow="0" w:firstColumn="0" w:lastColumn="0" w:oddVBand="0" w:evenVBand="0" w:oddHBand="0" w:evenHBand="0" w:firstRowFirstColumn="0" w:firstRowLastColumn="0" w:lastRowFirstColumn="0" w:lastRowLastColumn="0"/>
            </w:pPr>
            <w:r>
              <w:t>4 hours</w:t>
            </w:r>
          </w:p>
        </w:tc>
        <w:tc>
          <w:tcPr>
            <w:tcW w:w="2524" w:type="dxa"/>
          </w:tcPr>
          <w:p w14:paraId="2CFCBECB" w14:textId="41EBD295" w:rsidR="00BE3EF7" w:rsidRDefault="00BE3EF7" w:rsidP="00C364EA">
            <w:pPr>
              <w:cnfStyle w:val="000000000000" w:firstRow="0" w:lastRow="0" w:firstColumn="0" w:lastColumn="0" w:oddVBand="0" w:evenVBand="0" w:oddHBand="0" w:evenHBand="0" w:firstRowFirstColumn="0" w:firstRowLastColumn="0" w:lastRowFirstColumn="0" w:lastRowLastColumn="0"/>
            </w:pPr>
            <w:r>
              <w:t>months</w:t>
            </w:r>
          </w:p>
        </w:tc>
      </w:tr>
      <w:tr w:rsidR="00BE3EF7" w14:paraId="5249EA46" w14:textId="77777777" w:rsidTr="00C364E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523" w:type="dxa"/>
          </w:tcPr>
          <w:p w14:paraId="11973944" w14:textId="77777777" w:rsidR="00BE3EF7" w:rsidRDefault="00BE3EF7" w:rsidP="00C364EA">
            <w:r>
              <w:t>Complexity</w:t>
            </w:r>
          </w:p>
        </w:tc>
        <w:tc>
          <w:tcPr>
            <w:tcW w:w="2524" w:type="dxa"/>
          </w:tcPr>
          <w:p w14:paraId="717C8DA3" w14:textId="0EFA65EA" w:rsidR="00BE3EF7" w:rsidRDefault="00BE3EF7" w:rsidP="00C364EA">
            <w:pPr>
              <w:cnfStyle w:val="000000100000" w:firstRow="0" w:lastRow="0" w:firstColumn="0" w:lastColumn="0" w:oddVBand="0" w:evenVBand="0" w:oddHBand="1" w:evenHBand="0" w:firstRowFirstColumn="0" w:firstRowLastColumn="0" w:lastRowFirstColumn="0" w:lastRowLastColumn="0"/>
            </w:pPr>
            <w:r>
              <w:t>Low</w:t>
            </w:r>
          </w:p>
        </w:tc>
        <w:tc>
          <w:tcPr>
            <w:tcW w:w="2523" w:type="dxa"/>
          </w:tcPr>
          <w:p w14:paraId="52529F4C" w14:textId="372475EF" w:rsidR="00BE3EF7" w:rsidRDefault="00BE3EF7" w:rsidP="00C364EA">
            <w:pPr>
              <w:cnfStyle w:val="000000100000" w:firstRow="0" w:lastRow="0" w:firstColumn="0" w:lastColumn="0" w:oddVBand="0" w:evenVBand="0" w:oddHBand="1" w:evenHBand="0" w:firstRowFirstColumn="0" w:firstRowLastColumn="0" w:lastRowFirstColumn="0" w:lastRowLastColumn="0"/>
            </w:pPr>
            <w:r>
              <w:t>Medium</w:t>
            </w:r>
          </w:p>
        </w:tc>
        <w:tc>
          <w:tcPr>
            <w:tcW w:w="2524" w:type="dxa"/>
          </w:tcPr>
          <w:p w14:paraId="46B614D4" w14:textId="0CCD26F2" w:rsidR="00BE3EF7" w:rsidRDefault="00BE3EF7" w:rsidP="00C364EA">
            <w:pPr>
              <w:cnfStyle w:val="000000100000" w:firstRow="0" w:lastRow="0" w:firstColumn="0" w:lastColumn="0" w:oddVBand="0" w:evenVBand="0" w:oddHBand="1" w:evenHBand="0" w:firstRowFirstColumn="0" w:firstRowLastColumn="0" w:lastRowFirstColumn="0" w:lastRowLastColumn="0"/>
            </w:pPr>
            <w:r>
              <w:t>High</w:t>
            </w:r>
          </w:p>
        </w:tc>
      </w:tr>
      <w:tr w:rsidR="00BE3EF7" w14:paraId="19C1AD7E" w14:textId="77777777" w:rsidTr="00C364EA">
        <w:trPr>
          <w:trHeight w:val="224"/>
        </w:trPr>
        <w:tc>
          <w:tcPr>
            <w:cnfStyle w:val="001000000000" w:firstRow="0" w:lastRow="0" w:firstColumn="1" w:lastColumn="0" w:oddVBand="0" w:evenVBand="0" w:oddHBand="0" w:evenHBand="0" w:firstRowFirstColumn="0" w:firstRowLastColumn="0" w:lastRowFirstColumn="0" w:lastRowLastColumn="0"/>
            <w:tcW w:w="2523" w:type="dxa"/>
          </w:tcPr>
          <w:p w14:paraId="78AD506D" w14:textId="77777777" w:rsidR="00BE3EF7" w:rsidRDefault="00BE3EF7" w:rsidP="00C364EA">
            <w:r>
              <w:t>Monitoring</w:t>
            </w:r>
          </w:p>
        </w:tc>
        <w:tc>
          <w:tcPr>
            <w:tcW w:w="2524" w:type="dxa"/>
          </w:tcPr>
          <w:p w14:paraId="2BF34D00" w14:textId="355BD294" w:rsidR="00BE3EF7" w:rsidRDefault="00BE3EF7" w:rsidP="00C364EA">
            <w:pPr>
              <w:cnfStyle w:val="000000000000" w:firstRow="0" w:lastRow="0" w:firstColumn="0" w:lastColumn="0" w:oddVBand="0" w:evenVBand="0" w:oddHBand="0" w:evenHBand="0" w:firstRowFirstColumn="0" w:firstRowLastColumn="0" w:lastRowFirstColumn="0" w:lastRowLastColumn="0"/>
            </w:pPr>
            <w:r>
              <w:t>Limited</w:t>
            </w:r>
          </w:p>
        </w:tc>
        <w:tc>
          <w:tcPr>
            <w:tcW w:w="2523" w:type="dxa"/>
          </w:tcPr>
          <w:p w14:paraId="2FDDC5F4" w14:textId="1EAA483E" w:rsidR="00BE3EF7" w:rsidRDefault="00BE3EF7" w:rsidP="00C364EA">
            <w:pPr>
              <w:cnfStyle w:val="000000000000" w:firstRow="0" w:lastRow="0" w:firstColumn="0" w:lastColumn="0" w:oddVBand="0" w:evenVBand="0" w:oddHBand="0" w:evenHBand="0" w:firstRowFirstColumn="0" w:firstRowLastColumn="0" w:lastRowFirstColumn="0" w:lastRowLastColumn="0"/>
            </w:pPr>
            <w:r>
              <w:t>Adequate</w:t>
            </w:r>
          </w:p>
        </w:tc>
        <w:tc>
          <w:tcPr>
            <w:tcW w:w="2524" w:type="dxa"/>
          </w:tcPr>
          <w:p w14:paraId="69FFEA05" w14:textId="05A22926" w:rsidR="00BE3EF7" w:rsidRDefault="00BE3EF7" w:rsidP="00C364EA">
            <w:pPr>
              <w:cnfStyle w:val="000000000000" w:firstRow="0" w:lastRow="0" w:firstColumn="0" w:lastColumn="0" w:oddVBand="0" w:evenVBand="0" w:oddHBand="0" w:evenHBand="0" w:firstRowFirstColumn="0" w:firstRowLastColumn="0" w:lastRowFirstColumn="0" w:lastRowLastColumn="0"/>
            </w:pPr>
            <w:r>
              <w:t>Optimal</w:t>
            </w:r>
          </w:p>
        </w:tc>
      </w:tr>
      <w:tr w:rsidR="00BE3EF7" w14:paraId="27306303" w14:textId="77777777" w:rsidTr="00C364EA">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523" w:type="dxa"/>
          </w:tcPr>
          <w:p w14:paraId="36296EED" w14:textId="77777777" w:rsidR="00BE3EF7" w:rsidRDefault="00BE3EF7" w:rsidP="00C364EA">
            <w:r>
              <w:t>…</w:t>
            </w:r>
          </w:p>
        </w:tc>
        <w:tc>
          <w:tcPr>
            <w:tcW w:w="2524" w:type="dxa"/>
          </w:tcPr>
          <w:p w14:paraId="6E913DC1" w14:textId="77777777" w:rsidR="00BE3EF7" w:rsidRDefault="00BE3EF7" w:rsidP="00C364EA">
            <w:pPr>
              <w:cnfStyle w:val="000000100000" w:firstRow="0" w:lastRow="0" w:firstColumn="0" w:lastColumn="0" w:oddVBand="0" w:evenVBand="0" w:oddHBand="1" w:evenHBand="0" w:firstRowFirstColumn="0" w:firstRowLastColumn="0" w:lastRowFirstColumn="0" w:lastRowLastColumn="0"/>
            </w:pPr>
          </w:p>
        </w:tc>
        <w:tc>
          <w:tcPr>
            <w:tcW w:w="2523" w:type="dxa"/>
          </w:tcPr>
          <w:p w14:paraId="54FB1624" w14:textId="77777777" w:rsidR="00BE3EF7" w:rsidRDefault="00BE3EF7" w:rsidP="00C364EA">
            <w:pPr>
              <w:cnfStyle w:val="000000100000" w:firstRow="0" w:lastRow="0" w:firstColumn="0" w:lastColumn="0" w:oddVBand="0" w:evenVBand="0" w:oddHBand="1" w:evenHBand="0" w:firstRowFirstColumn="0" w:firstRowLastColumn="0" w:lastRowFirstColumn="0" w:lastRowLastColumn="0"/>
            </w:pPr>
          </w:p>
        </w:tc>
        <w:tc>
          <w:tcPr>
            <w:tcW w:w="2524" w:type="dxa"/>
          </w:tcPr>
          <w:p w14:paraId="3F8D34D3" w14:textId="77777777" w:rsidR="00BE3EF7" w:rsidRDefault="00BE3EF7" w:rsidP="00C364EA">
            <w:pPr>
              <w:cnfStyle w:val="000000100000" w:firstRow="0" w:lastRow="0" w:firstColumn="0" w:lastColumn="0" w:oddVBand="0" w:evenVBand="0" w:oddHBand="1" w:evenHBand="0" w:firstRowFirstColumn="0" w:firstRowLastColumn="0" w:lastRowFirstColumn="0" w:lastRowLastColumn="0"/>
            </w:pPr>
          </w:p>
        </w:tc>
      </w:tr>
      <w:tr w:rsidR="00BE3EF7" w14:paraId="1F72DA84" w14:textId="77777777" w:rsidTr="00C364EA">
        <w:trPr>
          <w:trHeight w:val="224"/>
        </w:trPr>
        <w:tc>
          <w:tcPr>
            <w:cnfStyle w:val="001000000000" w:firstRow="0" w:lastRow="0" w:firstColumn="1" w:lastColumn="0" w:oddVBand="0" w:evenVBand="0" w:oddHBand="0" w:evenHBand="0" w:firstRowFirstColumn="0" w:firstRowLastColumn="0" w:lastRowFirstColumn="0" w:lastRowLastColumn="0"/>
            <w:tcW w:w="2523" w:type="dxa"/>
          </w:tcPr>
          <w:p w14:paraId="06533433" w14:textId="77777777" w:rsidR="00BE3EF7" w:rsidRDefault="00BE3EF7" w:rsidP="00C364EA"/>
        </w:tc>
        <w:tc>
          <w:tcPr>
            <w:tcW w:w="2524" w:type="dxa"/>
          </w:tcPr>
          <w:p w14:paraId="41062E4B" w14:textId="77777777" w:rsidR="00BE3EF7" w:rsidRDefault="00BE3EF7" w:rsidP="00C364EA">
            <w:pPr>
              <w:cnfStyle w:val="000000000000" w:firstRow="0" w:lastRow="0" w:firstColumn="0" w:lastColumn="0" w:oddVBand="0" w:evenVBand="0" w:oddHBand="0" w:evenHBand="0" w:firstRowFirstColumn="0" w:firstRowLastColumn="0" w:lastRowFirstColumn="0" w:lastRowLastColumn="0"/>
            </w:pPr>
          </w:p>
        </w:tc>
        <w:tc>
          <w:tcPr>
            <w:tcW w:w="2523" w:type="dxa"/>
          </w:tcPr>
          <w:p w14:paraId="252ABBB4" w14:textId="77777777" w:rsidR="00BE3EF7" w:rsidRDefault="00BE3EF7" w:rsidP="00C364EA">
            <w:pPr>
              <w:cnfStyle w:val="000000000000" w:firstRow="0" w:lastRow="0" w:firstColumn="0" w:lastColumn="0" w:oddVBand="0" w:evenVBand="0" w:oddHBand="0" w:evenHBand="0" w:firstRowFirstColumn="0" w:firstRowLastColumn="0" w:lastRowFirstColumn="0" w:lastRowLastColumn="0"/>
            </w:pPr>
          </w:p>
        </w:tc>
        <w:tc>
          <w:tcPr>
            <w:tcW w:w="2524" w:type="dxa"/>
          </w:tcPr>
          <w:p w14:paraId="736FB4AA" w14:textId="77777777" w:rsidR="00BE3EF7" w:rsidRDefault="00BE3EF7" w:rsidP="00C364EA">
            <w:pPr>
              <w:cnfStyle w:val="000000000000" w:firstRow="0" w:lastRow="0" w:firstColumn="0" w:lastColumn="0" w:oddVBand="0" w:evenVBand="0" w:oddHBand="0" w:evenHBand="0" w:firstRowFirstColumn="0" w:firstRowLastColumn="0" w:lastRowFirstColumn="0" w:lastRowLastColumn="0"/>
            </w:pPr>
          </w:p>
        </w:tc>
      </w:tr>
      <w:tr w:rsidR="00BE3EF7" w14:paraId="2D2BCB4B" w14:textId="77777777" w:rsidTr="00C364E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523" w:type="dxa"/>
          </w:tcPr>
          <w:p w14:paraId="1435BE11" w14:textId="77777777" w:rsidR="00BE3EF7" w:rsidRDefault="00BE3EF7" w:rsidP="00C364EA"/>
        </w:tc>
        <w:tc>
          <w:tcPr>
            <w:tcW w:w="2524" w:type="dxa"/>
          </w:tcPr>
          <w:p w14:paraId="6CC949EC" w14:textId="77777777" w:rsidR="00BE3EF7" w:rsidRDefault="00BE3EF7" w:rsidP="00C364EA">
            <w:pPr>
              <w:cnfStyle w:val="000000100000" w:firstRow="0" w:lastRow="0" w:firstColumn="0" w:lastColumn="0" w:oddVBand="0" w:evenVBand="0" w:oddHBand="1" w:evenHBand="0" w:firstRowFirstColumn="0" w:firstRowLastColumn="0" w:lastRowFirstColumn="0" w:lastRowLastColumn="0"/>
            </w:pPr>
          </w:p>
        </w:tc>
        <w:tc>
          <w:tcPr>
            <w:tcW w:w="2523" w:type="dxa"/>
          </w:tcPr>
          <w:p w14:paraId="0125C1F9" w14:textId="77777777" w:rsidR="00BE3EF7" w:rsidRDefault="00BE3EF7" w:rsidP="00C364EA">
            <w:pPr>
              <w:cnfStyle w:val="000000100000" w:firstRow="0" w:lastRow="0" w:firstColumn="0" w:lastColumn="0" w:oddVBand="0" w:evenVBand="0" w:oddHBand="1" w:evenHBand="0" w:firstRowFirstColumn="0" w:firstRowLastColumn="0" w:lastRowFirstColumn="0" w:lastRowLastColumn="0"/>
            </w:pPr>
          </w:p>
        </w:tc>
        <w:tc>
          <w:tcPr>
            <w:tcW w:w="2524" w:type="dxa"/>
          </w:tcPr>
          <w:p w14:paraId="208F1BD7" w14:textId="77777777" w:rsidR="00BE3EF7" w:rsidRDefault="00BE3EF7" w:rsidP="00C364EA">
            <w:pPr>
              <w:cnfStyle w:val="000000100000" w:firstRow="0" w:lastRow="0" w:firstColumn="0" w:lastColumn="0" w:oddVBand="0" w:evenVBand="0" w:oddHBand="1" w:evenHBand="0" w:firstRowFirstColumn="0" w:firstRowLastColumn="0" w:lastRowFirstColumn="0" w:lastRowLastColumn="0"/>
            </w:pPr>
          </w:p>
        </w:tc>
      </w:tr>
    </w:tbl>
    <w:p w14:paraId="402346EF" w14:textId="77777777" w:rsidR="00BE3EF7" w:rsidRDefault="00BE3EF7">
      <w:pPr>
        <w:rPr>
          <w:b/>
        </w:rPr>
      </w:pPr>
    </w:p>
    <w:p w14:paraId="24651DE9" w14:textId="77777777" w:rsidR="00BE3EF7" w:rsidRDefault="00BE3EF7">
      <w:pPr>
        <w:rPr>
          <w:b/>
        </w:rPr>
      </w:pPr>
    </w:p>
    <w:p w14:paraId="6EA71793" w14:textId="77777777" w:rsidR="007B2A4C" w:rsidRDefault="007B2A4C" w:rsidP="00EC1957">
      <w:pPr>
        <w:pStyle w:val="Heading2"/>
      </w:pPr>
      <w:r w:rsidRPr="007B2A4C">
        <w:t>Resources</w:t>
      </w:r>
    </w:p>
    <w:p w14:paraId="27A01264" w14:textId="77777777" w:rsidR="00AC149D" w:rsidRDefault="00AC149D">
      <w:pPr>
        <w:rPr>
          <w:color w:val="808080" w:themeColor="background1" w:themeShade="80"/>
        </w:rPr>
      </w:pPr>
    </w:p>
    <w:p w14:paraId="1B40520C" w14:textId="77777777" w:rsidR="00EB20DF" w:rsidRPr="00EB20DF" w:rsidRDefault="00EB20DF">
      <w:pPr>
        <w:rPr>
          <w:color w:val="808080" w:themeColor="background1" w:themeShade="80"/>
        </w:rPr>
      </w:pPr>
      <w:r w:rsidRPr="00EB20DF">
        <w:rPr>
          <w:color w:val="808080" w:themeColor="background1" w:themeShade="80"/>
        </w:rPr>
        <w:t xml:space="preserve">Ideally, you’ll include many of these resources inline with the text. But this is a great place to link to overview content related to the paper or products. </w:t>
      </w:r>
    </w:p>
    <w:p w14:paraId="0D9862B7" w14:textId="77777777" w:rsidR="00EB20DF" w:rsidRPr="007B2A4C" w:rsidRDefault="00EB20DF">
      <w:pPr>
        <w:rPr>
          <w:b/>
        </w:rPr>
      </w:pPr>
    </w:p>
    <w:p w14:paraId="2A0FBD7B" w14:textId="77777777" w:rsidR="007B2A4C" w:rsidRPr="007B2A4C" w:rsidRDefault="007B2A4C" w:rsidP="00EC1957">
      <w:pPr>
        <w:pStyle w:val="Heading2"/>
      </w:pPr>
      <w:r w:rsidRPr="007B2A4C">
        <w:t>Scenarios</w:t>
      </w:r>
    </w:p>
    <w:p w14:paraId="42EE5980" w14:textId="77777777" w:rsidR="00AC149D" w:rsidRDefault="00AC149D">
      <w:pPr>
        <w:rPr>
          <w:color w:val="808080" w:themeColor="background1" w:themeShade="80"/>
        </w:rPr>
      </w:pPr>
    </w:p>
    <w:p w14:paraId="38E4D799" w14:textId="77777777" w:rsidR="00784E28" w:rsidRPr="003922BF" w:rsidRDefault="00EB20DF">
      <w:pPr>
        <w:rPr>
          <w:color w:val="808080" w:themeColor="background1" w:themeShade="80"/>
        </w:rPr>
      </w:pPr>
      <w:r w:rsidRPr="00EB20DF">
        <w:rPr>
          <w:color w:val="808080" w:themeColor="background1" w:themeShade="80"/>
        </w:rPr>
        <w:t xml:space="preserve">If you want to walk the reader through specific scenarios, this is the place to put that content. Diagrams and images that demonstrate what you’re talking about are great. </w:t>
      </w:r>
    </w:p>
    <w:sectPr w:rsidR="00784E28" w:rsidRPr="003922BF" w:rsidSect="00853ED0">
      <w:footerReference w:type="default" r:id="rId1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yle Brown" w:date="2016-08-17T15:56:00Z" w:initials="KB">
    <w:p w14:paraId="54B6FE8B" w14:textId="214D8CD4" w:rsidR="00E73718" w:rsidRDefault="00E73718">
      <w:pPr>
        <w:pStyle w:val="CommentText"/>
      </w:pPr>
      <w:r>
        <w:rPr>
          <w:rStyle w:val="CommentReference"/>
        </w:rPr>
        <w:annotationRef/>
      </w:r>
      <w:r>
        <w:t>Also in this diagram do not use the “SQLDB” Icon from Bluemix.  See if you can’t find a generic MySQL logo instead and use that.</w:t>
      </w:r>
    </w:p>
  </w:comment>
  <w:comment w:id="2" w:author="Kyle Brown" w:date="2016-08-17T15:55:00Z" w:initials="KB">
    <w:p w14:paraId="26962D69" w14:textId="1E77C5B0" w:rsidR="00E73718" w:rsidRDefault="00E73718">
      <w:pPr>
        <w:pStyle w:val="CommentText"/>
      </w:pPr>
      <w:r>
        <w:rPr>
          <w:rStyle w:val="CommentReference"/>
        </w:rPr>
        <w:annotationRef/>
      </w:r>
      <w:r>
        <w:t xml:space="preserve">Guys – we need to indicate in this diagram more obviously that the Orders </w:t>
      </w:r>
      <w:proofErr w:type="spellStart"/>
      <w:r>
        <w:t>Microservice</w:t>
      </w:r>
      <w:proofErr w:type="spellEnd"/>
      <w:r>
        <w:t xml:space="preserve"> is running in Cloud Foundry.   I’m open to ways to do that – I think the “java liberty” icon in the lower right is too subtle.</w:t>
      </w:r>
    </w:p>
  </w:comment>
  <w:comment w:id="3" w:author="satya" w:date="2016-08-18T16:15:00Z" w:initials="ss">
    <w:p w14:paraId="09E58DCF" w14:textId="0E0AE157" w:rsidR="00E73718" w:rsidRDefault="00E73718">
      <w:pPr>
        <w:pStyle w:val="CommentText"/>
      </w:pPr>
      <w:r>
        <w:rPr>
          <w:rStyle w:val="CommentReference"/>
        </w:rPr>
        <w:annotationRef/>
      </w:r>
      <w:r>
        <w:t xml:space="preserve">I think </w:t>
      </w:r>
      <w:proofErr w:type="spellStart"/>
      <w:r>
        <w:t>arcangelo</w:t>
      </w:r>
      <w:proofErr w:type="spellEnd"/>
      <w:r>
        <w:t xml:space="preserve"> used the same pictures from the original online store application. We don’t have source to this pictures, I vote for creating a diagram that shows our setup.</w:t>
      </w:r>
    </w:p>
  </w:comment>
  <w:comment w:id="4" w:author="Kyle Brown" w:date="2016-08-17T15:57:00Z" w:initials="KB">
    <w:p w14:paraId="19118B15" w14:textId="79576441" w:rsidR="00E73718" w:rsidRDefault="00E73718">
      <w:pPr>
        <w:pStyle w:val="CommentText"/>
      </w:pPr>
      <w:r>
        <w:rPr>
          <w:rStyle w:val="CommentReference"/>
        </w:rPr>
        <w:annotationRef/>
      </w:r>
      <w:r>
        <w:t xml:space="preserve">Same comment as above – change the SQLDB icon to a generic MySQL logo.  Also we need to more clearly show that these </w:t>
      </w:r>
      <w:proofErr w:type="spellStart"/>
      <w:r>
        <w:t>microservices</w:t>
      </w:r>
      <w:proofErr w:type="spellEnd"/>
      <w:r>
        <w:t xml:space="preserve"> are running in Cloud Foundry.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B6FE8B" w15:done="0"/>
  <w15:commentEx w15:paraId="26962D69" w15:done="0"/>
  <w15:commentEx w15:paraId="09E58DCF" w15:paraIdParent="26962D69" w15:done="0"/>
  <w15:commentEx w15:paraId="19118B1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FFA76" w14:textId="77777777" w:rsidR="00DD13A0" w:rsidRDefault="00DD13A0" w:rsidP="00D52AC2">
      <w:r>
        <w:separator/>
      </w:r>
    </w:p>
  </w:endnote>
  <w:endnote w:type="continuationSeparator" w:id="0">
    <w:p w14:paraId="31252C69" w14:textId="77777777" w:rsidR="00DD13A0" w:rsidRDefault="00DD13A0" w:rsidP="00D52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954346"/>
      <w:docPartObj>
        <w:docPartGallery w:val="Page Numbers (Bottom of Page)"/>
        <w:docPartUnique/>
      </w:docPartObj>
    </w:sdtPr>
    <w:sdtEndPr>
      <w:rPr>
        <w:noProof/>
      </w:rPr>
    </w:sdtEndPr>
    <w:sdtContent>
      <w:p w14:paraId="06A3B566" w14:textId="3ABE11FE" w:rsidR="00E73718" w:rsidRDefault="00E73718">
        <w:pPr>
          <w:pStyle w:val="Footer"/>
          <w:jc w:val="right"/>
        </w:pPr>
        <w:r>
          <w:fldChar w:fldCharType="begin"/>
        </w:r>
        <w:r>
          <w:instrText xml:space="preserve"> PAGE   \* MERGEFORMAT </w:instrText>
        </w:r>
        <w:r>
          <w:fldChar w:fldCharType="separate"/>
        </w:r>
        <w:r w:rsidR="004A7CEA">
          <w:rPr>
            <w:noProof/>
          </w:rPr>
          <w:t>1</w:t>
        </w:r>
        <w:r>
          <w:rPr>
            <w:noProof/>
          </w:rPr>
          <w:fldChar w:fldCharType="end"/>
        </w:r>
      </w:p>
    </w:sdtContent>
  </w:sdt>
  <w:p w14:paraId="15C0716D" w14:textId="77777777" w:rsidR="00E73718" w:rsidRDefault="00E737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308B7" w14:textId="77777777" w:rsidR="00DD13A0" w:rsidRDefault="00DD13A0" w:rsidP="00D52AC2">
      <w:r>
        <w:separator/>
      </w:r>
    </w:p>
  </w:footnote>
  <w:footnote w:type="continuationSeparator" w:id="0">
    <w:p w14:paraId="1C19213E" w14:textId="77777777" w:rsidR="00DD13A0" w:rsidRDefault="00DD13A0" w:rsidP="00D52AC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4C2CF9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D46D79"/>
    <w:multiLevelType w:val="hybridMultilevel"/>
    <w:tmpl w:val="F1807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777B1"/>
    <w:multiLevelType w:val="hybridMultilevel"/>
    <w:tmpl w:val="412A6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A4131"/>
    <w:multiLevelType w:val="hybridMultilevel"/>
    <w:tmpl w:val="DA1C1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6247D1"/>
    <w:multiLevelType w:val="hybridMultilevel"/>
    <w:tmpl w:val="AB766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521946"/>
    <w:multiLevelType w:val="hybridMultilevel"/>
    <w:tmpl w:val="F95E2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914F77"/>
    <w:multiLevelType w:val="hybridMultilevel"/>
    <w:tmpl w:val="7EC81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117ECC"/>
    <w:multiLevelType w:val="hybridMultilevel"/>
    <w:tmpl w:val="7B1C4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8F7B21"/>
    <w:multiLevelType w:val="hybridMultilevel"/>
    <w:tmpl w:val="C51A2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FB0909"/>
    <w:multiLevelType w:val="hybridMultilevel"/>
    <w:tmpl w:val="DA1C1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0B6309"/>
    <w:multiLevelType w:val="hybridMultilevel"/>
    <w:tmpl w:val="CA2CA8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854E0"/>
    <w:multiLevelType w:val="hybridMultilevel"/>
    <w:tmpl w:val="99306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DB69F5"/>
    <w:multiLevelType w:val="hybridMultilevel"/>
    <w:tmpl w:val="7724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960975"/>
    <w:multiLevelType w:val="hybridMultilevel"/>
    <w:tmpl w:val="B4469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4E1BD3"/>
    <w:multiLevelType w:val="hybridMultilevel"/>
    <w:tmpl w:val="2A5A2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656DEA"/>
    <w:multiLevelType w:val="hybridMultilevel"/>
    <w:tmpl w:val="E0F812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6E7036F"/>
    <w:multiLevelType w:val="hybridMultilevel"/>
    <w:tmpl w:val="E77C0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45CE3"/>
    <w:multiLevelType w:val="hybridMultilevel"/>
    <w:tmpl w:val="91107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CD4F8A"/>
    <w:multiLevelType w:val="hybridMultilevel"/>
    <w:tmpl w:val="43F44E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54640D7"/>
    <w:multiLevelType w:val="hybridMultilevel"/>
    <w:tmpl w:val="59407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8EB2196"/>
    <w:multiLevelType w:val="hybridMultilevel"/>
    <w:tmpl w:val="2D963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4A5E50"/>
    <w:multiLevelType w:val="hybridMultilevel"/>
    <w:tmpl w:val="B83455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DBF5A57"/>
    <w:multiLevelType w:val="hybridMultilevel"/>
    <w:tmpl w:val="29F4F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A72559"/>
    <w:multiLevelType w:val="hybridMultilevel"/>
    <w:tmpl w:val="DDD24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B11115"/>
    <w:multiLevelType w:val="hybridMultilevel"/>
    <w:tmpl w:val="855A4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B65100"/>
    <w:multiLevelType w:val="hybridMultilevel"/>
    <w:tmpl w:val="433E0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14294F"/>
    <w:multiLevelType w:val="hybridMultilevel"/>
    <w:tmpl w:val="F7F41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F2744A"/>
    <w:multiLevelType w:val="hybridMultilevel"/>
    <w:tmpl w:val="0B646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034C9A"/>
    <w:multiLevelType w:val="hybridMultilevel"/>
    <w:tmpl w:val="F18669F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0C65834"/>
    <w:multiLevelType w:val="multilevel"/>
    <w:tmpl w:val="2C16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330057"/>
    <w:multiLevelType w:val="hybridMultilevel"/>
    <w:tmpl w:val="AB766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3A7C72"/>
    <w:multiLevelType w:val="hybridMultilevel"/>
    <w:tmpl w:val="037C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CD1379"/>
    <w:multiLevelType w:val="hybridMultilevel"/>
    <w:tmpl w:val="68806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7D344F"/>
    <w:multiLevelType w:val="hybridMultilevel"/>
    <w:tmpl w:val="D1067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8F6010"/>
    <w:multiLevelType w:val="hybridMultilevel"/>
    <w:tmpl w:val="2B00F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F248C2"/>
    <w:multiLevelType w:val="hybridMultilevel"/>
    <w:tmpl w:val="210C1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785DAC"/>
    <w:multiLevelType w:val="hybridMultilevel"/>
    <w:tmpl w:val="7B084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C5230A"/>
    <w:multiLevelType w:val="hybridMultilevel"/>
    <w:tmpl w:val="D0222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5E1251"/>
    <w:multiLevelType w:val="hybridMultilevel"/>
    <w:tmpl w:val="D6E6E9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12"/>
  </w:num>
  <w:num w:numId="3">
    <w:abstractNumId w:val="33"/>
  </w:num>
  <w:num w:numId="4">
    <w:abstractNumId w:val="3"/>
  </w:num>
  <w:num w:numId="5">
    <w:abstractNumId w:val="23"/>
  </w:num>
  <w:num w:numId="6">
    <w:abstractNumId w:val="2"/>
  </w:num>
  <w:num w:numId="7">
    <w:abstractNumId w:val="8"/>
  </w:num>
  <w:num w:numId="8">
    <w:abstractNumId w:val="20"/>
  </w:num>
  <w:num w:numId="9">
    <w:abstractNumId w:val="24"/>
  </w:num>
  <w:num w:numId="10">
    <w:abstractNumId w:val="0"/>
  </w:num>
  <w:num w:numId="11">
    <w:abstractNumId w:val="1"/>
  </w:num>
  <w:num w:numId="12">
    <w:abstractNumId w:val="4"/>
  </w:num>
  <w:num w:numId="13">
    <w:abstractNumId w:val="30"/>
  </w:num>
  <w:num w:numId="14">
    <w:abstractNumId w:val="31"/>
  </w:num>
  <w:num w:numId="15">
    <w:abstractNumId w:val="32"/>
  </w:num>
  <w:num w:numId="16">
    <w:abstractNumId w:val="38"/>
  </w:num>
  <w:num w:numId="17">
    <w:abstractNumId w:val="7"/>
  </w:num>
  <w:num w:numId="18">
    <w:abstractNumId w:val="18"/>
  </w:num>
  <w:num w:numId="19">
    <w:abstractNumId w:val="19"/>
  </w:num>
  <w:num w:numId="20">
    <w:abstractNumId w:val="28"/>
  </w:num>
  <w:num w:numId="21">
    <w:abstractNumId w:val="10"/>
  </w:num>
  <w:num w:numId="22">
    <w:abstractNumId w:val="25"/>
  </w:num>
  <w:num w:numId="23">
    <w:abstractNumId w:val="26"/>
  </w:num>
  <w:num w:numId="24">
    <w:abstractNumId w:val="34"/>
  </w:num>
  <w:num w:numId="25">
    <w:abstractNumId w:val="14"/>
  </w:num>
  <w:num w:numId="26">
    <w:abstractNumId w:val="27"/>
  </w:num>
  <w:num w:numId="27">
    <w:abstractNumId w:val="9"/>
  </w:num>
  <w:num w:numId="28">
    <w:abstractNumId w:val="13"/>
  </w:num>
  <w:num w:numId="29">
    <w:abstractNumId w:val="6"/>
  </w:num>
  <w:num w:numId="30">
    <w:abstractNumId w:val="35"/>
  </w:num>
  <w:num w:numId="31">
    <w:abstractNumId w:val="22"/>
  </w:num>
  <w:num w:numId="32">
    <w:abstractNumId w:val="37"/>
  </w:num>
  <w:num w:numId="33">
    <w:abstractNumId w:val="36"/>
  </w:num>
  <w:num w:numId="34">
    <w:abstractNumId w:val="11"/>
  </w:num>
  <w:num w:numId="35">
    <w:abstractNumId w:val="17"/>
  </w:num>
  <w:num w:numId="36">
    <w:abstractNumId w:val="16"/>
  </w:num>
  <w:num w:numId="37">
    <w:abstractNumId w:val="5"/>
  </w:num>
  <w:num w:numId="38">
    <w:abstractNumId w:val="15"/>
  </w:num>
  <w:num w:numId="39">
    <w:abstractNumId w:val="2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tya">
    <w15:presenceInfo w15:providerId="None" w15:userId="sat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E28"/>
    <w:rsid w:val="00003B2E"/>
    <w:rsid w:val="000360F6"/>
    <w:rsid w:val="000433A4"/>
    <w:rsid w:val="0005745D"/>
    <w:rsid w:val="0009010A"/>
    <w:rsid w:val="00093255"/>
    <w:rsid w:val="000A012E"/>
    <w:rsid w:val="000A04F9"/>
    <w:rsid w:val="000B157A"/>
    <w:rsid w:val="000C4DE8"/>
    <w:rsid w:val="000D04CC"/>
    <w:rsid w:val="000D09F5"/>
    <w:rsid w:val="000D7877"/>
    <w:rsid w:val="000F26A3"/>
    <w:rsid w:val="001078A0"/>
    <w:rsid w:val="00107F54"/>
    <w:rsid w:val="0014538C"/>
    <w:rsid w:val="00171919"/>
    <w:rsid w:val="00181C14"/>
    <w:rsid w:val="001A14CE"/>
    <w:rsid w:val="001A16FC"/>
    <w:rsid w:val="001B50A3"/>
    <w:rsid w:val="001C2089"/>
    <w:rsid w:val="002114B5"/>
    <w:rsid w:val="00220078"/>
    <w:rsid w:val="00242D45"/>
    <w:rsid w:val="00244C1C"/>
    <w:rsid w:val="0024671E"/>
    <w:rsid w:val="002651EE"/>
    <w:rsid w:val="002667D3"/>
    <w:rsid w:val="00267CE3"/>
    <w:rsid w:val="00273400"/>
    <w:rsid w:val="00291431"/>
    <w:rsid w:val="00291C22"/>
    <w:rsid w:val="002D2506"/>
    <w:rsid w:val="002D417A"/>
    <w:rsid w:val="002F3173"/>
    <w:rsid w:val="002F3CF5"/>
    <w:rsid w:val="003216CB"/>
    <w:rsid w:val="00331967"/>
    <w:rsid w:val="00333AFC"/>
    <w:rsid w:val="00341B9E"/>
    <w:rsid w:val="003922BF"/>
    <w:rsid w:val="00392807"/>
    <w:rsid w:val="003935E9"/>
    <w:rsid w:val="003940F9"/>
    <w:rsid w:val="003962D3"/>
    <w:rsid w:val="003A4CAE"/>
    <w:rsid w:val="003A530F"/>
    <w:rsid w:val="003C1028"/>
    <w:rsid w:val="003C774B"/>
    <w:rsid w:val="003E3AC1"/>
    <w:rsid w:val="004104F6"/>
    <w:rsid w:val="00451BF7"/>
    <w:rsid w:val="00460585"/>
    <w:rsid w:val="00490BAB"/>
    <w:rsid w:val="004A17FC"/>
    <w:rsid w:val="004A7CEA"/>
    <w:rsid w:val="005167BF"/>
    <w:rsid w:val="00527114"/>
    <w:rsid w:val="00533068"/>
    <w:rsid w:val="00542D04"/>
    <w:rsid w:val="0054408F"/>
    <w:rsid w:val="005478AE"/>
    <w:rsid w:val="00550FB4"/>
    <w:rsid w:val="005905F4"/>
    <w:rsid w:val="0059070B"/>
    <w:rsid w:val="00590F43"/>
    <w:rsid w:val="005C07FC"/>
    <w:rsid w:val="005F7395"/>
    <w:rsid w:val="005F774B"/>
    <w:rsid w:val="00625754"/>
    <w:rsid w:val="00632DC0"/>
    <w:rsid w:val="00642851"/>
    <w:rsid w:val="00646AD9"/>
    <w:rsid w:val="006635F3"/>
    <w:rsid w:val="006B216B"/>
    <w:rsid w:val="006C18F9"/>
    <w:rsid w:val="006D230E"/>
    <w:rsid w:val="006F0D06"/>
    <w:rsid w:val="006F48D3"/>
    <w:rsid w:val="007058AD"/>
    <w:rsid w:val="00721BFA"/>
    <w:rsid w:val="007546C6"/>
    <w:rsid w:val="007611B7"/>
    <w:rsid w:val="00763D80"/>
    <w:rsid w:val="00784E28"/>
    <w:rsid w:val="007922DD"/>
    <w:rsid w:val="007A5A35"/>
    <w:rsid w:val="007A6DBF"/>
    <w:rsid w:val="007B2A4C"/>
    <w:rsid w:val="007D376D"/>
    <w:rsid w:val="007F259E"/>
    <w:rsid w:val="00853ED0"/>
    <w:rsid w:val="00857470"/>
    <w:rsid w:val="00864354"/>
    <w:rsid w:val="00880F24"/>
    <w:rsid w:val="008D4851"/>
    <w:rsid w:val="008D49AA"/>
    <w:rsid w:val="008E50EC"/>
    <w:rsid w:val="008E6AAB"/>
    <w:rsid w:val="008F52B7"/>
    <w:rsid w:val="00916E52"/>
    <w:rsid w:val="00921750"/>
    <w:rsid w:val="009635DB"/>
    <w:rsid w:val="00975BAE"/>
    <w:rsid w:val="00995820"/>
    <w:rsid w:val="009C1110"/>
    <w:rsid w:val="009E0B0E"/>
    <w:rsid w:val="009E125D"/>
    <w:rsid w:val="00A2341B"/>
    <w:rsid w:val="00A46DF7"/>
    <w:rsid w:val="00A858F2"/>
    <w:rsid w:val="00AA0D43"/>
    <w:rsid w:val="00AA524F"/>
    <w:rsid w:val="00AB65B1"/>
    <w:rsid w:val="00AC149D"/>
    <w:rsid w:val="00AC190B"/>
    <w:rsid w:val="00AD346D"/>
    <w:rsid w:val="00AD6FF7"/>
    <w:rsid w:val="00B02DBF"/>
    <w:rsid w:val="00B12FCF"/>
    <w:rsid w:val="00B14E9C"/>
    <w:rsid w:val="00B462CE"/>
    <w:rsid w:val="00B47C9F"/>
    <w:rsid w:val="00B52A5C"/>
    <w:rsid w:val="00B76CFE"/>
    <w:rsid w:val="00B82768"/>
    <w:rsid w:val="00B83244"/>
    <w:rsid w:val="00BA323B"/>
    <w:rsid w:val="00BD3019"/>
    <w:rsid w:val="00BE3EF7"/>
    <w:rsid w:val="00C2646B"/>
    <w:rsid w:val="00C305AD"/>
    <w:rsid w:val="00C3109B"/>
    <w:rsid w:val="00C364EA"/>
    <w:rsid w:val="00C52849"/>
    <w:rsid w:val="00C54C87"/>
    <w:rsid w:val="00C93A59"/>
    <w:rsid w:val="00CC1812"/>
    <w:rsid w:val="00CC2F74"/>
    <w:rsid w:val="00CD17BE"/>
    <w:rsid w:val="00CD3EA4"/>
    <w:rsid w:val="00CF571C"/>
    <w:rsid w:val="00D02CC1"/>
    <w:rsid w:val="00D12CE0"/>
    <w:rsid w:val="00D155A9"/>
    <w:rsid w:val="00D52AC2"/>
    <w:rsid w:val="00D70EEE"/>
    <w:rsid w:val="00D87730"/>
    <w:rsid w:val="00D90072"/>
    <w:rsid w:val="00D95A61"/>
    <w:rsid w:val="00DB388E"/>
    <w:rsid w:val="00DD13A0"/>
    <w:rsid w:val="00DE5AEC"/>
    <w:rsid w:val="00E027B6"/>
    <w:rsid w:val="00E40816"/>
    <w:rsid w:val="00E61BA6"/>
    <w:rsid w:val="00E73718"/>
    <w:rsid w:val="00E74615"/>
    <w:rsid w:val="00E91E48"/>
    <w:rsid w:val="00EA4AFA"/>
    <w:rsid w:val="00EA7F5B"/>
    <w:rsid w:val="00EB05D1"/>
    <w:rsid w:val="00EB20DF"/>
    <w:rsid w:val="00EB2848"/>
    <w:rsid w:val="00EC1957"/>
    <w:rsid w:val="00F01D5B"/>
    <w:rsid w:val="00F1475D"/>
    <w:rsid w:val="00F15B2A"/>
    <w:rsid w:val="00F171CD"/>
    <w:rsid w:val="00F176BA"/>
    <w:rsid w:val="00F305FC"/>
    <w:rsid w:val="00F527C1"/>
    <w:rsid w:val="00F55C19"/>
    <w:rsid w:val="00F714DC"/>
    <w:rsid w:val="00FB52EB"/>
    <w:rsid w:val="00FE07CF"/>
    <w:rsid w:val="00FE51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B4FEEA"/>
  <w15:docId w15:val="{95826BB5-A76D-41F7-82A0-5521570F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957"/>
    <w:pPr>
      <w:outlineLvl w:val="0"/>
    </w:pPr>
    <w:rPr>
      <w:b/>
      <w:color w:val="4F81BD" w:themeColor="accent1"/>
      <w:sz w:val="40"/>
      <w:szCs w:val="40"/>
    </w:rPr>
  </w:style>
  <w:style w:type="paragraph" w:styleId="Heading2">
    <w:name w:val="heading 2"/>
    <w:basedOn w:val="Normal"/>
    <w:next w:val="Normal"/>
    <w:link w:val="Heading2Char"/>
    <w:uiPriority w:val="9"/>
    <w:unhideWhenUsed/>
    <w:qFormat/>
    <w:rsid w:val="00EC1957"/>
    <w:pPr>
      <w:outlineLvl w:val="1"/>
    </w:pPr>
    <w:rPr>
      <w:b/>
      <w:sz w:val="32"/>
      <w:szCs w:val="32"/>
    </w:rPr>
  </w:style>
  <w:style w:type="paragraph" w:styleId="Heading3">
    <w:name w:val="heading 3"/>
    <w:basedOn w:val="Normal"/>
    <w:next w:val="Normal"/>
    <w:link w:val="Heading3Char"/>
    <w:uiPriority w:val="9"/>
    <w:unhideWhenUsed/>
    <w:qFormat/>
    <w:rsid w:val="00EC195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7611B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A4CAE"/>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A858F2"/>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858F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A858F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17FC"/>
    <w:rPr>
      <w:color w:val="0000FF"/>
      <w:u w:val="single"/>
    </w:rPr>
  </w:style>
  <w:style w:type="paragraph" w:styleId="BalloonText">
    <w:name w:val="Balloon Text"/>
    <w:basedOn w:val="Normal"/>
    <w:link w:val="BalloonTextChar"/>
    <w:uiPriority w:val="99"/>
    <w:semiHidden/>
    <w:unhideWhenUsed/>
    <w:rsid w:val="00EB20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20DF"/>
    <w:rPr>
      <w:rFonts w:ascii="Lucida Grande" w:hAnsi="Lucida Grande" w:cs="Lucida Grande"/>
      <w:sz w:val="18"/>
      <w:szCs w:val="18"/>
    </w:rPr>
  </w:style>
  <w:style w:type="character" w:customStyle="1" w:styleId="Heading2Char">
    <w:name w:val="Heading 2 Char"/>
    <w:basedOn w:val="DefaultParagraphFont"/>
    <w:link w:val="Heading2"/>
    <w:uiPriority w:val="9"/>
    <w:rsid w:val="00EC1957"/>
    <w:rPr>
      <w:b/>
      <w:sz w:val="32"/>
      <w:szCs w:val="32"/>
    </w:rPr>
  </w:style>
  <w:style w:type="character" w:customStyle="1" w:styleId="Heading1Char">
    <w:name w:val="Heading 1 Char"/>
    <w:basedOn w:val="DefaultParagraphFont"/>
    <w:link w:val="Heading1"/>
    <w:uiPriority w:val="9"/>
    <w:rsid w:val="00EC1957"/>
    <w:rPr>
      <w:b/>
      <w:color w:val="4F81BD" w:themeColor="accent1"/>
      <w:sz w:val="40"/>
      <w:szCs w:val="40"/>
    </w:rPr>
  </w:style>
  <w:style w:type="paragraph" w:styleId="Title">
    <w:name w:val="Title"/>
    <w:basedOn w:val="Normal"/>
    <w:next w:val="Normal"/>
    <w:link w:val="TitleChar"/>
    <w:uiPriority w:val="10"/>
    <w:qFormat/>
    <w:rsid w:val="00EC19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195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EC1957"/>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B02DBF"/>
    <w:pPr>
      <w:ind w:left="720"/>
      <w:contextualSpacing/>
    </w:pPr>
  </w:style>
  <w:style w:type="paragraph" w:styleId="NormalWeb">
    <w:name w:val="Normal (Web)"/>
    <w:basedOn w:val="Normal"/>
    <w:uiPriority w:val="99"/>
    <w:unhideWhenUsed/>
    <w:rsid w:val="003935E9"/>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unhideWhenUsed/>
    <w:rsid w:val="00393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935E9"/>
    <w:rPr>
      <w:rFonts w:ascii="Courier New" w:hAnsi="Courier New" w:cs="Courier New"/>
      <w:sz w:val="20"/>
      <w:szCs w:val="20"/>
    </w:rPr>
  </w:style>
  <w:style w:type="character" w:customStyle="1" w:styleId="apple-converted-space">
    <w:name w:val="apple-converted-space"/>
    <w:basedOn w:val="DefaultParagraphFont"/>
    <w:rsid w:val="003935E9"/>
  </w:style>
  <w:style w:type="table" w:customStyle="1" w:styleId="GridTable41">
    <w:name w:val="Grid Table 41"/>
    <w:basedOn w:val="TableNormal"/>
    <w:uiPriority w:val="49"/>
    <w:rsid w:val="00BE3EF7"/>
    <w:rPr>
      <w:rFonts w:eastAsiaTheme="minorHAnsi"/>
      <w:color w:val="1F497D" w:themeColor="text2"/>
      <w:sz w:val="22"/>
      <w:szCs w:val="22"/>
      <w:lang w:eastAsia="ja-JP"/>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1C2089"/>
    <w:rPr>
      <w:color w:val="800080" w:themeColor="followedHyperlink"/>
      <w:u w:val="single"/>
    </w:rPr>
  </w:style>
  <w:style w:type="character" w:customStyle="1" w:styleId="Heading4Char">
    <w:name w:val="Heading 4 Char"/>
    <w:basedOn w:val="DefaultParagraphFont"/>
    <w:link w:val="Heading4"/>
    <w:uiPriority w:val="9"/>
    <w:rsid w:val="007611B7"/>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D52AC2"/>
    <w:pPr>
      <w:tabs>
        <w:tab w:val="center" w:pos="4680"/>
        <w:tab w:val="right" w:pos="9360"/>
      </w:tabs>
    </w:pPr>
  </w:style>
  <w:style w:type="character" w:customStyle="1" w:styleId="HeaderChar">
    <w:name w:val="Header Char"/>
    <w:basedOn w:val="DefaultParagraphFont"/>
    <w:link w:val="Header"/>
    <w:uiPriority w:val="99"/>
    <w:rsid w:val="00D52AC2"/>
  </w:style>
  <w:style w:type="paragraph" w:styleId="Footer">
    <w:name w:val="footer"/>
    <w:basedOn w:val="Normal"/>
    <w:link w:val="FooterChar"/>
    <w:uiPriority w:val="99"/>
    <w:unhideWhenUsed/>
    <w:rsid w:val="00D52AC2"/>
    <w:pPr>
      <w:tabs>
        <w:tab w:val="center" w:pos="4680"/>
        <w:tab w:val="right" w:pos="9360"/>
      </w:tabs>
    </w:pPr>
  </w:style>
  <w:style w:type="character" w:customStyle="1" w:styleId="FooterChar">
    <w:name w:val="Footer Char"/>
    <w:basedOn w:val="DefaultParagraphFont"/>
    <w:link w:val="Footer"/>
    <w:uiPriority w:val="99"/>
    <w:rsid w:val="00D52AC2"/>
  </w:style>
  <w:style w:type="character" w:customStyle="1" w:styleId="Heading5Char">
    <w:name w:val="Heading 5 Char"/>
    <w:basedOn w:val="DefaultParagraphFont"/>
    <w:link w:val="Heading5"/>
    <w:uiPriority w:val="9"/>
    <w:rsid w:val="003A4CAE"/>
    <w:rPr>
      <w:rFonts w:asciiTheme="majorHAnsi" w:eastAsiaTheme="majorEastAsia" w:hAnsiTheme="majorHAnsi" w:cstheme="majorBidi"/>
      <w:color w:val="365F91" w:themeColor="accent1" w:themeShade="BF"/>
    </w:rPr>
  </w:style>
  <w:style w:type="paragraph" w:styleId="Caption">
    <w:name w:val="caption"/>
    <w:basedOn w:val="Normal"/>
    <w:next w:val="Normal"/>
    <w:uiPriority w:val="35"/>
    <w:semiHidden/>
    <w:unhideWhenUsed/>
    <w:qFormat/>
    <w:rsid w:val="00003B2E"/>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003B2E"/>
    <w:rPr>
      <w:sz w:val="18"/>
      <w:szCs w:val="18"/>
    </w:rPr>
  </w:style>
  <w:style w:type="paragraph" w:styleId="CommentText">
    <w:name w:val="annotation text"/>
    <w:basedOn w:val="Normal"/>
    <w:link w:val="CommentTextChar"/>
    <w:uiPriority w:val="99"/>
    <w:semiHidden/>
    <w:unhideWhenUsed/>
    <w:rsid w:val="00003B2E"/>
  </w:style>
  <w:style w:type="character" w:customStyle="1" w:styleId="CommentTextChar">
    <w:name w:val="Comment Text Char"/>
    <w:basedOn w:val="DefaultParagraphFont"/>
    <w:link w:val="CommentText"/>
    <w:uiPriority w:val="99"/>
    <w:semiHidden/>
    <w:rsid w:val="00003B2E"/>
  </w:style>
  <w:style w:type="paragraph" w:styleId="CommentSubject">
    <w:name w:val="annotation subject"/>
    <w:basedOn w:val="CommentText"/>
    <w:next w:val="CommentText"/>
    <w:link w:val="CommentSubjectChar"/>
    <w:uiPriority w:val="99"/>
    <w:semiHidden/>
    <w:unhideWhenUsed/>
    <w:rsid w:val="00003B2E"/>
    <w:rPr>
      <w:b/>
      <w:bCs/>
      <w:sz w:val="20"/>
      <w:szCs w:val="20"/>
    </w:rPr>
  </w:style>
  <w:style w:type="character" w:customStyle="1" w:styleId="CommentSubjectChar">
    <w:name w:val="Comment Subject Char"/>
    <w:basedOn w:val="CommentTextChar"/>
    <w:link w:val="CommentSubject"/>
    <w:uiPriority w:val="99"/>
    <w:semiHidden/>
    <w:rsid w:val="00003B2E"/>
    <w:rPr>
      <w:b/>
      <w:bCs/>
      <w:sz w:val="20"/>
      <w:szCs w:val="20"/>
    </w:rPr>
  </w:style>
  <w:style w:type="paragraph" w:styleId="Revision">
    <w:name w:val="Revision"/>
    <w:hidden/>
    <w:uiPriority w:val="99"/>
    <w:semiHidden/>
    <w:rsid w:val="00F15B2A"/>
  </w:style>
  <w:style w:type="paragraph" w:customStyle="1" w:styleId="code">
    <w:name w:val="code"/>
    <w:basedOn w:val="Normal"/>
    <w:qFormat/>
    <w:rsid w:val="00B76CFE"/>
    <w:pPr>
      <w:ind w:left="720"/>
    </w:pPr>
    <w:rPr>
      <w:rFonts w:ascii="Consolas" w:hAnsi="Consolas"/>
      <w:color w:val="808080" w:themeColor="background1" w:themeShade="80"/>
      <w:sz w:val="22"/>
      <w:szCs w:val="22"/>
    </w:rPr>
  </w:style>
  <w:style w:type="character" w:styleId="SubtleEmphasis">
    <w:name w:val="Subtle Emphasis"/>
    <w:basedOn w:val="DefaultParagraphFont"/>
    <w:uiPriority w:val="19"/>
    <w:qFormat/>
    <w:rsid w:val="00F1475D"/>
    <w:rPr>
      <w:i/>
      <w:iCs/>
      <w:color w:val="404040" w:themeColor="text1" w:themeTint="BF"/>
    </w:rPr>
  </w:style>
  <w:style w:type="table" w:styleId="TableGrid">
    <w:name w:val="Table Grid"/>
    <w:basedOn w:val="TableNormal"/>
    <w:uiPriority w:val="59"/>
    <w:rsid w:val="007A6D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rsid w:val="00A858F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A858F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A858F2"/>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67751">
      <w:bodyDiv w:val="1"/>
      <w:marLeft w:val="0"/>
      <w:marRight w:val="0"/>
      <w:marTop w:val="0"/>
      <w:marBottom w:val="0"/>
      <w:divBdr>
        <w:top w:val="none" w:sz="0" w:space="0" w:color="auto"/>
        <w:left w:val="none" w:sz="0" w:space="0" w:color="auto"/>
        <w:bottom w:val="none" w:sz="0" w:space="0" w:color="auto"/>
        <w:right w:val="none" w:sz="0" w:space="0" w:color="auto"/>
      </w:divBdr>
    </w:div>
    <w:div w:id="354235849">
      <w:bodyDiv w:val="1"/>
      <w:marLeft w:val="0"/>
      <w:marRight w:val="0"/>
      <w:marTop w:val="0"/>
      <w:marBottom w:val="0"/>
      <w:divBdr>
        <w:top w:val="none" w:sz="0" w:space="0" w:color="auto"/>
        <w:left w:val="none" w:sz="0" w:space="0" w:color="auto"/>
        <w:bottom w:val="none" w:sz="0" w:space="0" w:color="auto"/>
        <w:right w:val="none" w:sz="0" w:space="0" w:color="auto"/>
      </w:divBdr>
    </w:div>
    <w:div w:id="617219837">
      <w:bodyDiv w:val="1"/>
      <w:marLeft w:val="0"/>
      <w:marRight w:val="0"/>
      <w:marTop w:val="0"/>
      <w:marBottom w:val="0"/>
      <w:divBdr>
        <w:top w:val="none" w:sz="0" w:space="0" w:color="auto"/>
        <w:left w:val="none" w:sz="0" w:space="0" w:color="auto"/>
        <w:bottom w:val="none" w:sz="0" w:space="0" w:color="auto"/>
        <w:right w:val="none" w:sz="0" w:space="0" w:color="auto"/>
      </w:divBdr>
    </w:div>
    <w:div w:id="1704011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developer.ibm.com/bluemix/2015/03/16/sample-application-using-microservices-bluemix/" TargetMode="External"/><Relationship Id="rId20" Type="http://schemas.openxmlformats.org/officeDocument/2006/relationships/theme" Target="theme/theme1.xml"/><Relationship Id="rId10" Type="http://schemas.openxmlformats.org/officeDocument/2006/relationships/hyperlink" Target="https://developer.ibm.com/bluemix/2015/03/16/sample-application-using-microservices-bluemix/" TargetMode="External"/><Relationship Id="rId11" Type="http://schemas.openxmlformats.org/officeDocument/2006/relationships/image" Target="media/image1.tiff"/><Relationship Id="rId12" Type="http://schemas.openxmlformats.org/officeDocument/2006/relationships/image" Target="media/image2.png"/><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image" Target="media/image3.png"/><Relationship Id="rId16" Type="http://schemas.openxmlformats.org/officeDocument/2006/relationships/hyperlink" Target="https://new-console.ng.bluemix.net/" TargetMode="Externa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eveloper.ibm.com/sso/bmregistration?lang=en_US&amp;ca=dw-_-bluemix-_-mw-1606-crujcov1-bluemix-trs-_-article" TargetMode="External"/><Relationship Id="rId8" Type="http://schemas.openxmlformats.org/officeDocument/2006/relationships/hyperlink" Target="https://console.ng.bluemix.net/docs/cli/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15</Pages>
  <Words>3216</Words>
  <Characters>18172</Characters>
  <Application>Microsoft Macintosh Word</Application>
  <DocSecurity>0</DocSecurity>
  <Lines>586</Lines>
  <Paragraphs>324</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21064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dc:creator>
  <cp:keywords/>
  <dc:description/>
  <cp:lastModifiedBy>Microsoft Office User</cp:lastModifiedBy>
  <cp:revision>10</cp:revision>
  <dcterms:created xsi:type="dcterms:W3CDTF">2016-08-22T07:07:00Z</dcterms:created>
  <dcterms:modified xsi:type="dcterms:W3CDTF">2016-08-22T09:08:00Z</dcterms:modified>
</cp:coreProperties>
</file>